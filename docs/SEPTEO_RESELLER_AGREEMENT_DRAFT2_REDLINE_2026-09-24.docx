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D14A" w14:textId="357DC479" w:rsidR="004C30B2" w:rsidRDefault="004C30B2" w:rsidP="004C30B2">
      <w:pPr>
        <w:pStyle w:val="berschrift1"/>
      </w:pPr>
      <w:bookmarkStart w:id="0" w:name="_Toc241436690"/>
      <w:bookmarkStart w:id="1" w:name="_Toc240374303"/>
      <w:commentRangeStart w:id="2"/>
      <w:r>
        <w:t>Contents</w:t>
      </w:r>
      <w:bookmarkEnd w:id="0"/>
      <w:bookmarkEnd w:id="1"/>
      <w:commentRangeEnd w:id="2"/>
      <w:r w:rsidR="0083665F">
        <w:rPr>
          <w:rStyle w:val="Kommentarzeichen"/>
          <w:sz w:val="38"/>
          <w:szCs w:val="38"/>
        </w:rPr>
        <w:commentReference w:id="2"/>
      </w:r>
    </w:p>
    <w:p w14:paraId="4C02C9EF" w14:textId="08E430A7" w:rsidR="005058C3" w:rsidRPr="0040708E" w:rsidRDefault="005058C3" w:rsidP="005058C3">
      <w:pPr>
        <w:pStyle w:val="Verzeichnis1"/>
        <w:tabs>
          <w:tab w:val="right" w:leader="dot" w:pos="9402"/>
        </w:tabs>
        <w:rPr>
          <w:del w:id="3" w:author="Eckhard Ortwein" w:date="2026-09-27T21:24:00Z" w16du:dateUtc="2026-09-27T19:24:00Z"/>
          <w:rFonts w:asciiTheme="minorHAnsi" w:hAnsiTheme="minorHAnsi" w:cstheme="minorBidi"/>
          <w:noProof/>
          <w:kern w:val="2"/>
          <w:lang w:val="en-US"/>
          <w14:ligatures w14:val="standardContextual"/>
        </w:rPr>
      </w:pPr>
      <w:del w:id="4" w:author="Eckhard Ortwein" w:date="2026-09-27T21:24:00Z" w16du:dateUtc="2026-09-27T19:24:00Z">
        <w:r>
          <w:rPr>
            <w:b/>
            <w:bCs/>
            <w:color w:val="6895FF"/>
            <w:spacing w:val="20"/>
            <w:sz w:val="16"/>
            <w:szCs w:val="16"/>
          </w:rPr>
          <w:fldChar w:fldCharType="begin"/>
        </w:r>
        <w:r w:rsidRPr="0040708E">
          <w:rPr>
            <w:b/>
            <w:bCs/>
            <w:color w:val="6895FF"/>
            <w:spacing w:val="20"/>
            <w:sz w:val="16"/>
            <w:szCs w:val="16"/>
            <w:lang w:val="en-US"/>
          </w:rPr>
          <w:delInstrText xml:space="preserve"> TOC \o "1-2" </w:delInstrText>
        </w:r>
        <w:r>
          <w:rPr>
            <w:b/>
            <w:bCs/>
            <w:color w:val="6895FF"/>
            <w:spacing w:val="20"/>
            <w:sz w:val="16"/>
            <w:szCs w:val="16"/>
          </w:rPr>
          <w:fldChar w:fldCharType="separate"/>
        </w:r>
        <w:r w:rsidRPr="0040708E">
          <w:rPr>
            <w:noProof/>
            <w:lang w:val="en-US"/>
          </w:rPr>
          <w:delText>Contents</w:delText>
        </w:r>
        <w:r w:rsidRPr="0040708E">
          <w:rPr>
            <w:noProof/>
            <w:lang w:val="en-US"/>
          </w:rPr>
          <w:tab/>
        </w:r>
        <w:r>
          <w:rPr>
            <w:noProof/>
          </w:rPr>
          <w:fldChar w:fldCharType="begin"/>
        </w:r>
        <w:r w:rsidRPr="0040708E">
          <w:rPr>
            <w:noProof/>
            <w:lang w:val="en-US"/>
          </w:rPr>
          <w:delInstrText xml:space="preserve"> PAGEREF _Toc240374303 \h </w:delInstrText>
        </w:r>
        <w:r>
          <w:rPr>
            <w:noProof/>
          </w:rPr>
        </w:r>
        <w:r>
          <w:rPr>
            <w:noProof/>
          </w:rPr>
          <w:fldChar w:fldCharType="separate"/>
        </w:r>
        <w:r w:rsidRPr="0040708E">
          <w:rPr>
            <w:noProof/>
            <w:lang w:val="en-US"/>
          </w:rPr>
          <w:delText>1</w:delText>
        </w:r>
        <w:r>
          <w:rPr>
            <w:noProof/>
          </w:rPr>
          <w:fldChar w:fldCharType="end"/>
        </w:r>
      </w:del>
    </w:p>
    <w:p w14:paraId="2209B7FC" w14:textId="51C098D9" w:rsidR="005058C3" w:rsidRPr="0040708E" w:rsidRDefault="005058C3" w:rsidP="005058C3">
      <w:pPr>
        <w:pStyle w:val="Verzeichnis1"/>
        <w:tabs>
          <w:tab w:val="right" w:leader="dot" w:pos="9402"/>
        </w:tabs>
        <w:rPr>
          <w:del w:id="5" w:author="Eckhard Ortwein" w:date="2026-09-27T21:24:00Z" w16du:dateUtc="2026-09-27T19:24:00Z"/>
          <w:rFonts w:asciiTheme="minorHAnsi" w:hAnsiTheme="minorHAnsi" w:cstheme="minorBidi"/>
          <w:noProof/>
          <w:kern w:val="2"/>
          <w:lang w:val="en-US"/>
          <w14:ligatures w14:val="standardContextual"/>
        </w:rPr>
      </w:pPr>
      <w:del w:id="6" w:author="Eckhard Ortwein" w:date="2026-09-27T21:24:00Z" w16du:dateUtc="2026-09-27T19:24:00Z">
        <w:r w:rsidRPr="0040708E">
          <w:rPr>
            <w:rFonts w:eastAsia="Times New Roman"/>
            <w:noProof/>
            <w:lang w:val="en-US"/>
          </w:rPr>
          <w:delText>Reselling of company registry documents and registry data</w:delText>
        </w:r>
        <w:r w:rsidRPr="0040708E">
          <w:rPr>
            <w:noProof/>
            <w:lang w:val="en-US"/>
          </w:rPr>
          <w:tab/>
        </w:r>
        <w:r>
          <w:rPr>
            <w:noProof/>
          </w:rPr>
          <w:fldChar w:fldCharType="begin"/>
        </w:r>
        <w:r w:rsidRPr="0040708E">
          <w:rPr>
            <w:noProof/>
            <w:lang w:val="en-US"/>
          </w:rPr>
          <w:delInstrText xml:space="preserve"> PAGEREF _Toc240374304 \h </w:delInstrText>
        </w:r>
        <w:r>
          <w:rPr>
            <w:noProof/>
          </w:rPr>
        </w:r>
        <w:r>
          <w:rPr>
            <w:noProof/>
          </w:rPr>
          <w:fldChar w:fldCharType="separate"/>
        </w:r>
        <w:r w:rsidRPr="0040708E">
          <w:rPr>
            <w:noProof/>
            <w:lang w:val="en-US"/>
          </w:rPr>
          <w:delText>2</w:delText>
        </w:r>
        <w:r>
          <w:rPr>
            <w:noProof/>
          </w:rPr>
          <w:fldChar w:fldCharType="end"/>
        </w:r>
      </w:del>
    </w:p>
    <w:p w14:paraId="69E3F012" w14:textId="011E9DFA" w:rsidR="005058C3" w:rsidRPr="0040708E" w:rsidRDefault="005058C3" w:rsidP="005058C3">
      <w:pPr>
        <w:pStyle w:val="Verzeichnis2"/>
        <w:tabs>
          <w:tab w:val="right" w:leader="dot" w:pos="9402"/>
        </w:tabs>
        <w:rPr>
          <w:del w:id="7" w:author="Eckhard Ortwein" w:date="2026-09-27T21:24:00Z" w16du:dateUtc="2026-09-27T19:24:00Z"/>
          <w:rFonts w:asciiTheme="minorHAnsi" w:hAnsiTheme="minorHAnsi" w:cstheme="minorBidi"/>
          <w:noProof/>
          <w:kern w:val="2"/>
          <w:lang w:val="en-US"/>
          <w14:ligatures w14:val="standardContextual"/>
        </w:rPr>
      </w:pPr>
      <w:del w:id="8" w:author="Eckhard Ortwein" w:date="2026-09-27T21:24:00Z" w16du:dateUtc="2026-09-27T19:24:00Z">
        <w:r w:rsidRPr="0040708E">
          <w:rPr>
            <w:rFonts w:eastAsia="Times New Roman"/>
            <w:noProof/>
            <w:lang w:val="en-US"/>
          </w:rPr>
          <w:delText>1 Definitions</w:delText>
        </w:r>
        <w:r w:rsidRPr="0040708E">
          <w:rPr>
            <w:noProof/>
            <w:lang w:val="en-US"/>
          </w:rPr>
          <w:tab/>
        </w:r>
        <w:r>
          <w:rPr>
            <w:noProof/>
          </w:rPr>
          <w:fldChar w:fldCharType="begin"/>
        </w:r>
        <w:r w:rsidRPr="0040708E">
          <w:rPr>
            <w:noProof/>
            <w:lang w:val="en-US"/>
          </w:rPr>
          <w:delInstrText xml:space="preserve"> PAGEREF _Toc240374305 \h </w:delInstrText>
        </w:r>
        <w:r>
          <w:rPr>
            <w:noProof/>
          </w:rPr>
        </w:r>
        <w:r>
          <w:rPr>
            <w:noProof/>
          </w:rPr>
          <w:fldChar w:fldCharType="separate"/>
        </w:r>
        <w:r w:rsidRPr="0040708E">
          <w:rPr>
            <w:noProof/>
            <w:lang w:val="en-US"/>
          </w:rPr>
          <w:delText>2</w:delText>
        </w:r>
        <w:r>
          <w:rPr>
            <w:noProof/>
          </w:rPr>
          <w:fldChar w:fldCharType="end"/>
        </w:r>
      </w:del>
    </w:p>
    <w:p w14:paraId="687DE536" w14:textId="0BED22E2" w:rsidR="005058C3" w:rsidRPr="0040708E" w:rsidRDefault="005058C3" w:rsidP="005058C3">
      <w:pPr>
        <w:pStyle w:val="Verzeichnis2"/>
        <w:tabs>
          <w:tab w:val="right" w:leader="dot" w:pos="9402"/>
        </w:tabs>
        <w:rPr>
          <w:del w:id="9" w:author="Eckhard Ortwein" w:date="2026-09-27T21:24:00Z" w16du:dateUtc="2026-09-27T19:24:00Z"/>
          <w:rFonts w:asciiTheme="minorHAnsi" w:hAnsiTheme="minorHAnsi" w:cstheme="minorBidi"/>
          <w:noProof/>
          <w:kern w:val="2"/>
          <w:lang w:val="en-US"/>
          <w14:ligatures w14:val="standardContextual"/>
        </w:rPr>
      </w:pPr>
      <w:del w:id="10" w:author="Eckhard Ortwein" w:date="2026-09-27T21:24:00Z" w16du:dateUtc="2026-09-27T19:24:00Z">
        <w:r w:rsidRPr="0040708E">
          <w:rPr>
            <w:rFonts w:eastAsia="Times New Roman"/>
            <w:noProof/>
            <w:lang w:val="en-US"/>
          </w:rPr>
          <w:delText>2 Subject matter</w:delText>
        </w:r>
        <w:r w:rsidRPr="0040708E">
          <w:rPr>
            <w:noProof/>
            <w:lang w:val="en-US"/>
          </w:rPr>
          <w:tab/>
        </w:r>
        <w:r>
          <w:rPr>
            <w:noProof/>
          </w:rPr>
          <w:fldChar w:fldCharType="begin"/>
        </w:r>
        <w:r w:rsidRPr="0040708E">
          <w:rPr>
            <w:noProof/>
            <w:lang w:val="en-US"/>
          </w:rPr>
          <w:delInstrText xml:space="preserve"> PAGEREF _Toc240374306 \h </w:delInstrText>
        </w:r>
        <w:r>
          <w:rPr>
            <w:noProof/>
          </w:rPr>
        </w:r>
        <w:r>
          <w:rPr>
            <w:noProof/>
          </w:rPr>
          <w:fldChar w:fldCharType="separate"/>
        </w:r>
        <w:r w:rsidRPr="0040708E">
          <w:rPr>
            <w:noProof/>
            <w:lang w:val="en-US"/>
          </w:rPr>
          <w:delText>2</w:delText>
        </w:r>
        <w:r>
          <w:rPr>
            <w:noProof/>
          </w:rPr>
          <w:fldChar w:fldCharType="end"/>
        </w:r>
      </w:del>
    </w:p>
    <w:p w14:paraId="40CF406E" w14:textId="3085DDE5" w:rsidR="005058C3" w:rsidRPr="0040708E" w:rsidRDefault="005058C3" w:rsidP="005058C3">
      <w:pPr>
        <w:pStyle w:val="Verzeichnis2"/>
        <w:tabs>
          <w:tab w:val="right" w:leader="dot" w:pos="9402"/>
        </w:tabs>
        <w:rPr>
          <w:del w:id="11" w:author="Eckhard Ortwein" w:date="2026-09-27T21:24:00Z" w16du:dateUtc="2026-09-27T19:24:00Z"/>
          <w:rFonts w:asciiTheme="minorHAnsi" w:hAnsiTheme="minorHAnsi" w:cstheme="minorBidi"/>
          <w:noProof/>
          <w:kern w:val="2"/>
          <w:lang w:val="en-US"/>
          <w14:ligatures w14:val="standardContextual"/>
        </w:rPr>
      </w:pPr>
      <w:del w:id="12" w:author="Eckhard Ortwein" w:date="2026-09-27T21:24:00Z" w16du:dateUtc="2026-09-27T19:24:00Z">
        <w:r w:rsidRPr="0040708E">
          <w:rPr>
            <w:rFonts w:eastAsia="Times New Roman"/>
            <w:noProof/>
            <w:lang w:val="en-US"/>
          </w:rPr>
          <w:delText>3 Grant of rights</w:delText>
        </w:r>
        <w:r w:rsidRPr="0040708E">
          <w:rPr>
            <w:noProof/>
            <w:lang w:val="en-US"/>
          </w:rPr>
          <w:tab/>
        </w:r>
        <w:r>
          <w:rPr>
            <w:noProof/>
          </w:rPr>
          <w:fldChar w:fldCharType="begin"/>
        </w:r>
        <w:r w:rsidRPr="0040708E">
          <w:rPr>
            <w:noProof/>
            <w:lang w:val="en-US"/>
          </w:rPr>
          <w:delInstrText xml:space="preserve"> PAGEREF _Toc240374307 \h </w:delInstrText>
        </w:r>
        <w:r>
          <w:rPr>
            <w:noProof/>
          </w:rPr>
        </w:r>
        <w:r>
          <w:rPr>
            <w:noProof/>
          </w:rPr>
          <w:fldChar w:fldCharType="separate"/>
        </w:r>
        <w:r w:rsidRPr="0040708E">
          <w:rPr>
            <w:noProof/>
            <w:lang w:val="en-US"/>
          </w:rPr>
          <w:delText>3</w:delText>
        </w:r>
        <w:r>
          <w:rPr>
            <w:noProof/>
          </w:rPr>
          <w:fldChar w:fldCharType="end"/>
        </w:r>
      </w:del>
    </w:p>
    <w:p w14:paraId="69E78071" w14:textId="47F50543" w:rsidR="005058C3" w:rsidRPr="0040708E" w:rsidRDefault="005058C3" w:rsidP="005058C3">
      <w:pPr>
        <w:pStyle w:val="Verzeichnis2"/>
        <w:tabs>
          <w:tab w:val="right" w:leader="dot" w:pos="9402"/>
        </w:tabs>
        <w:rPr>
          <w:del w:id="13" w:author="Eckhard Ortwein" w:date="2026-09-27T21:24:00Z" w16du:dateUtc="2026-09-27T19:24:00Z"/>
          <w:rFonts w:asciiTheme="minorHAnsi" w:hAnsiTheme="minorHAnsi" w:cstheme="minorBidi"/>
          <w:noProof/>
          <w:kern w:val="2"/>
          <w:lang w:val="en-US"/>
          <w14:ligatures w14:val="standardContextual"/>
        </w:rPr>
      </w:pPr>
      <w:del w:id="14" w:author="Eckhard Ortwein" w:date="2026-09-27T21:24:00Z" w16du:dateUtc="2026-09-27T19:24:00Z">
        <w:r w:rsidRPr="0040708E">
          <w:rPr>
            <w:rFonts w:eastAsia="Times New Roman"/>
            <w:noProof/>
            <w:lang w:val="en-US"/>
          </w:rPr>
          <w:delText>4 Septeo Group scope</w:delText>
        </w:r>
        <w:r w:rsidRPr="0040708E">
          <w:rPr>
            <w:noProof/>
            <w:lang w:val="en-US"/>
          </w:rPr>
          <w:tab/>
        </w:r>
        <w:r>
          <w:rPr>
            <w:noProof/>
          </w:rPr>
          <w:fldChar w:fldCharType="begin"/>
        </w:r>
        <w:r w:rsidRPr="0040708E">
          <w:rPr>
            <w:noProof/>
            <w:lang w:val="en-US"/>
          </w:rPr>
          <w:delInstrText xml:space="preserve"> PAGEREF _Toc240374308 \h </w:delInstrText>
        </w:r>
        <w:r>
          <w:rPr>
            <w:noProof/>
          </w:rPr>
        </w:r>
        <w:r>
          <w:rPr>
            <w:noProof/>
          </w:rPr>
          <w:fldChar w:fldCharType="separate"/>
        </w:r>
        <w:r w:rsidRPr="0040708E">
          <w:rPr>
            <w:noProof/>
            <w:lang w:val="en-US"/>
          </w:rPr>
          <w:delText>3</w:delText>
        </w:r>
        <w:r>
          <w:rPr>
            <w:noProof/>
          </w:rPr>
          <w:fldChar w:fldCharType="end"/>
        </w:r>
      </w:del>
    </w:p>
    <w:p w14:paraId="71377000" w14:textId="750581A9" w:rsidR="005058C3" w:rsidRPr="0040708E" w:rsidRDefault="005058C3" w:rsidP="005058C3">
      <w:pPr>
        <w:pStyle w:val="Verzeichnis2"/>
        <w:tabs>
          <w:tab w:val="right" w:leader="dot" w:pos="9402"/>
        </w:tabs>
        <w:rPr>
          <w:del w:id="15" w:author="Eckhard Ortwein" w:date="2026-09-27T21:24:00Z" w16du:dateUtc="2026-09-27T19:24:00Z"/>
          <w:rFonts w:asciiTheme="minorHAnsi" w:hAnsiTheme="minorHAnsi" w:cstheme="minorBidi"/>
          <w:noProof/>
          <w:kern w:val="2"/>
          <w:lang w:val="en-US"/>
          <w14:ligatures w14:val="standardContextual"/>
        </w:rPr>
      </w:pPr>
      <w:del w:id="16" w:author="Eckhard Ortwein" w:date="2026-09-27T21:24:00Z" w16du:dateUtc="2026-09-27T19:24:00Z">
        <w:r w:rsidRPr="0040708E">
          <w:rPr>
            <w:rFonts w:eastAsia="Times New Roman"/>
            <w:noProof/>
            <w:lang w:val="en-US"/>
          </w:rPr>
          <w:delText>5 Restrictions</w:delText>
        </w:r>
        <w:r w:rsidRPr="0040708E">
          <w:rPr>
            <w:noProof/>
            <w:lang w:val="en-US"/>
          </w:rPr>
          <w:tab/>
        </w:r>
        <w:r>
          <w:rPr>
            <w:noProof/>
          </w:rPr>
          <w:fldChar w:fldCharType="begin"/>
        </w:r>
        <w:r w:rsidRPr="0040708E">
          <w:rPr>
            <w:noProof/>
            <w:lang w:val="en-US"/>
          </w:rPr>
          <w:delInstrText xml:space="preserve"> PAGEREF _Toc240374309 \h </w:delInstrText>
        </w:r>
        <w:r>
          <w:rPr>
            <w:noProof/>
          </w:rPr>
        </w:r>
        <w:r>
          <w:rPr>
            <w:noProof/>
          </w:rPr>
          <w:fldChar w:fldCharType="separate"/>
        </w:r>
        <w:r w:rsidRPr="0040708E">
          <w:rPr>
            <w:noProof/>
            <w:lang w:val="en-US"/>
          </w:rPr>
          <w:delText>4</w:delText>
        </w:r>
        <w:r>
          <w:rPr>
            <w:noProof/>
          </w:rPr>
          <w:fldChar w:fldCharType="end"/>
        </w:r>
      </w:del>
    </w:p>
    <w:p w14:paraId="76D0A0FD" w14:textId="578CBF5D" w:rsidR="005058C3" w:rsidRPr="0040708E" w:rsidRDefault="005058C3" w:rsidP="005058C3">
      <w:pPr>
        <w:pStyle w:val="Verzeichnis2"/>
        <w:tabs>
          <w:tab w:val="right" w:leader="dot" w:pos="9402"/>
        </w:tabs>
        <w:rPr>
          <w:del w:id="17" w:author="Eckhard Ortwein" w:date="2026-09-27T21:24:00Z" w16du:dateUtc="2026-09-27T19:24:00Z"/>
          <w:rFonts w:asciiTheme="minorHAnsi" w:hAnsiTheme="minorHAnsi" w:cstheme="minorBidi"/>
          <w:noProof/>
          <w:kern w:val="2"/>
          <w:lang w:val="en-US"/>
          <w14:ligatures w14:val="standardContextual"/>
        </w:rPr>
      </w:pPr>
      <w:del w:id="18" w:author="Eckhard Ortwein" w:date="2026-09-27T21:24:00Z" w16du:dateUtc="2026-09-27T19:24:00Z">
        <w:r w:rsidRPr="0040708E">
          <w:rPr>
            <w:rFonts w:eastAsia="Times New Roman"/>
            <w:noProof/>
            <w:lang w:val="en-US"/>
          </w:rPr>
          <w:delText>6 Procurement routes and non-circumvention</w:delText>
        </w:r>
        <w:r w:rsidRPr="0040708E">
          <w:rPr>
            <w:noProof/>
            <w:lang w:val="en-US"/>
          </w:rPr>
          <w:tab/>
        </w:r>
        <w:r>
          <w:rPr>
            <w:noProof/>
          </w:rPr>
          <w:fldChar w:fldCharType="begin"/>
        </w:r>
        <w:r w:rsidRPr="0040708E">
          <w:rPr>
            <w:noProof/>
            <w:lang w:val="en-US"/>
          </w:rPr>
          <w:delInstrText xml:space="preserve"> PAGEREF _Toc240374310 \h </w:delInstrText>
        </w:r>
        <w:r>
          <w:rPr>
            <w:noProof/>
          </w:rPr>
        </w:r>
        <w:r>
          <w:rPr>
            <w:noProof/>
          </w:rPr>
          <w:fldChar w:fldCharType="separate"/>
        </w:r>
        <w:r w:rsidRPr="0040708E">
          <w:rPr>
            <w:noProof/>
            <w:lang w:val="en-US"/>
          </w:rPr>
          <w:delText>4</w:delText>
        </w:r>
        <w:r>
          <w:rPr>
            <w:noProof/>
          </w:rPr>
          <w:fldChar w:fldCharType="end"/>
        </w:r>
      </w:del>
    </w:p>
    <w:p w14:paraId="3CBD06D1" w14:textId="180F2736" w:rsidR="005058C3" w:rsidRPr="0040708E" w:rsidRDefault="005058C3" w:rsidP="005058C3">
      <w:pPr>
        <w:pStyle w:val="Verzeichnis2"/>
        <w:tabs>
          <w:tab w:val="right" w:leader="dot" w:pos="9402"/>
        </w:tabs>
        <w:rPr>
          <w:del w:id="19" w:author="Eckhard Ortwein" w:date="2026-09-27T21:24:00Z" w16du:dateUtc="2026-09-27T19:24:00Z"/>
          <w:rFonts w:asciiTheme="minorHAnsi" w:hAnsiTheme="minorHAnsi" w:cstheme="minorBidi"/>
          <w:noProof/>
          <w:kern w:val="2"/>
          <w:lang w:val="en-US"/>
          <w14:ligatures w14:val="standardContextual"/>
        </w:rPr>
      </w:pPr>
      <w:del w:id="20" w:author="Eckhard Ortwein" w:date="2026-09-27T21:24:00Z" w16du:dateUtc="2026-09-27T19:24:00Z">
        <w:r w:rsidRPr="0040708E">
          <w:rPr>
            <w:rFonts w:eastAsia="Times New Roman"/>
            <w:noProof/>
            <w:lang w:val="en-US"/>
          </w:rPr>
          <w:delText>7 Ordering and performance</w:delText>
        </w:r>
        <w:r w:rsidRPr="0040708E">
          <w:rPr>
            <w:noProof/>
            <w:lang w:val="en-US"/>
          </w:rPr>
          <w:tab/>
        </w:r>
        <w:r>
          <w:rPr>
            <w:noProof/>
          </w:rPr>
          <w:fldChar w:fldCharType="begin"/>
        </w:r>
        <w:r w:rsidRPr="0040708E">
          <w:rPr>
            <w:noProof/>
            <w:lang w:val="en-US"/>
          </w:rPr>
          <w:delInstrText xml:space="preserve"> PAGEREF _Toc240374311 \h </w:delInstrText>
        </w:r>
        <w:r>
          <w:rPr>
            <w:noProof/>
          </w:rPr>
        </w:r>
        <w:r>
          <w:rPr>
            <w:noProof/>
          </w:rPr>
          <w:fldChar w:fldCharType="separate"/>
        </w:r>
        <w:r w:rsidRPr="0040708E">
          <w:rPr>
            <w:noProof/>
            <w:lang w:val="en-US"/>
          </w:rPr>
          <w:delText>5</w:delText>
        </w:r>
        <w:r>
          <w:rPr>
            <w:noProof/>
          </w:rPr>
          <w:fldChar w:fldCharType="end"/>
        </w:r>
      </w:del>
    </w:p>
    <w:p w14:paraId="3ABB51F9" w14:textId="33F80DD3" w:rsidR="005058C3" w:rsidRPr="0040708E" w:rsidRDefault="005058C3" w:rsidP="005058C3">
      <w:pPr>
        <w:pStyle w:val="Verzeichnis2"/>
        <w:tabs>
          <w:tab w:val="right" w:leader="dot" w:pos="9402"/>
        </w:tabs>
        <w:rPr>
          <w:del w:id="21" w:author="Eckhard Ortwein" w:date="2026-09-27T21:24:00Z" w16du:dateUtc="2026-09-27T19:24:00Z"/>
          <w:rFonts w:asciiTheme="minorHAnsi" w:hAnsiTheme="minorHAnsi" w:cstheme="minorBidi"/>
          <w:noProof/>
          <w:kern w:val="2"/>
          <w:lang w:val="en-US"/>
          <w14:ligatures w14:val="standardContextual"/>
        </w:rPr>
      </w:pPr>
      <w:del w:id="22" w:author="Eckhard Ortwein" w:date="2026-09-27T21:24:00Z" w16du:dateUtc="2026-09-27T19:24:00Z">
        <w:r w:rsidRPr="0040708E">
          <w:rPr>
            <w:rFonts w:eastAsia="Times New Roman"/>
            <w:noProof/>
            <w:lang w:val="en-US"/>
          </w:rPr>
          <w:delText>8 Revenue share, invoicing, price changes</w:delText>
        </w:r>
        <w:r w:rsidRPr="0040708E">
          <w:rPr>
            <w:noProof/>
            <w:lang w:val="en-US"/>
          </w:rPr>
          <w:tab/>
        </w:r>
        <w:r>
          <w:rPr>
            <w:noProof/>
          </w:rPr>
          <w:fldChar w:fldCharType="begin"/>
        </w:r>
        <w:r w:rsidRPr="0040708E">
          <w:rPr>
            <w:noProof/>
            <w:lang w:val="en-US"/>
          </w:rPr>
          <w:delInstrText xml:space="preserve"> PAGEREF _Toc240374312 \h </w:delInstrText>
        </w:r>
        <w:r>
          <w:rPr>
            <w:noProof/>
          </w:rPr>
        </w:r>
        <w:r>
          <w:rPr>
            <w:noProof/>
          </w:rPr>
          <w:fldChar w:fldCharType="separate"/>
        </w:r>
        <w:r w:rsidRPr="0040708E">
          <w:rPr>
            <w:noProof/>
            <w:lang w:val="en-US"/>
          </w:rPr>
          <w:delText>5</w:delText>
        </w:r>
        <w:r>
          <w:rPr>
            <w:noProof/>
          </w:rPr>
          <w:fldChar w:fldCharType="end"/>
        </w:r>
      </w:del>
    </w:p>
    <w:p w14:paraId="3F449353" w14:textId="3392A18E" w:rsidR="005058C3" w:rsidRPr="0040708E" w:rsidRDefault="005058C3" w:rsidP="005058C3">
      <w:pPr>
        <w:pStyle w:val="Verzeichnis2"/>
        <w:tabs>
          <w:tab w:val="right" w:leader="dot" w:pos="9402"/>
        </w:tabs>
        <w:rPr>
          <w:del w:id="23" w:author="Eckhard Ortwein" w:date="2026-09-27T21:24:00Z" w16du:dateUtc="2026-09-27T19:24:00Z"/>
          <w:rFonts w:asciiTheme="minorHAnsi" w:hAnsiTheme="minorHAnsi" w:cstheme="minorBidi"/>
          <w:noProof/>
          <w:kern w:val="2"/>
          <w:lang w:val="en-US"/>
          <w14:ligatures w14:val="standardContextual"/>
        </w:rPr>
      </w:pPr>
      <w:del w:id="24" w:author="Eckhard Ortwein" w:date="2026-09-27T21:24:00Z" w16du:dateUtc="2026-09-27T19:24:00Z">
        <w:r w:rsidRPr="0040708E">
          <w:rPr>
            <w:rFonts w:eastAsia="Times New Roman"/>
            <w:noProof/>
            <w:lang w:val="en-US"/>
          </w:rPr>
          <w:delText>9 STP's obligations</w:delText>
        </w:r>
        <w:r w:rsidRPr="0040708E">
          <w:rPr>
            <w:noProof/>
            <w:lang w:val="en-US"/>
          </w:rPr>
          <w:tab/>
        </w:r>
        <w:r>
          <w:rPr>
            <w:noProof/>
          </w:rPr>
          <w:fldChar w:fldCharType="begin"/>
        </w:r>
        <w:r w:rsidRPr="0040708E">
          <w:rPr>
            <w:noProof/>
            <w:lang w:val="en-US"/>
          </w:rPr>
          <w:delInstrText xml:space="preserve"> PAGEREF _Toc240374313 \h </w:delInstrText>
        </w:r>
        <w:r>
          <w:rPr>
            <w:noProof/>
          </w:rPr>
        </w:r>
        <w:r>
          <w:rPr>
            <w:noProof/>
          </w:rPr>
          <w:fldChar w:fldCharType="separate"/>
        </w:r>
        <w:r w:rsidRPr="0040708E">
          <w:rPr>
            <w:noProof/>
            <w:lang w:val="en-US"/>
          </w:rPr>
          <w:delText>6</w:delText>
        </w:r>
        <w:r>
          <w:rPr>
            <w:noProof/>
          </w:rPr>
          <w:fldChar w:fldCharType="end"/>
        </w:r>
      </w:del>
    </w:p>
    <w:p w14:paraId="44D4B723" w14:textId="62756F27" w:rsidR="005058C3" w:rsidRPr="0040708E" w:rsidRDefault="005058C3" w:rsidP="005058C3">
      <w:pPr>
        <w:pStyle w:val="Verzeichnis2"/>
        <w:tabs>
          <w:tab w:val="right" w:leader="dot" w:pos="9402"/>
        </w:tabs>
        <w:rPr>
          <w:del w:id="25" w:author="Eckhard Ortwein" w:date="2026-09-27T21:24:00Z" w16du:dateUtc="2026-09-27T19:24:00Z"/>
          <w:rFonts w:asciiTheme="minorHAnsi" w:hAnsiTheme="minorHAnsi" w:cstheme="minorBidi"/>
          <w:noProof/>
          <w:kern w:val="2"/>
          <w:lang w:val="en-US"/>
          <w14:ligatures w14:val="standardContextual"/>
        </w:rPr>
      </w:pPr>
      <w:del w:id="26" w:author="Eckhard Ortwein" w:date="2026-09-27T21:24:00Z" w16du:dateUtc="2026-09-27T19:24:00Z">
        <w:r w:rsidRPr="0040708E">
          <w:rPr>
            <w:rFonts w:eastAsia="Times New Roman"/>
            <w:noProof/>
            <w:lang w:val="en-US"/>
          </w:rPr>
          <w:delText>10 Data protection</w:delText>
        </w:r>
        <w:r w:rsidRPr="0040708E">
          <w:rPr>
            <w:noProof/>
            <w:lang w:val="en-US"/>
          </w:rPr>
          <w:tab/>
        </w:r>
        <w:r>
          <w:rPr>
            <w:noProof/>
          </w:rPr>
          <w:fldChar w:fldCharType="begin"/>
        </w:r>
        <w:r w:rsidRPr="0040708E">
          <w:rPr>
            <w:noProof/>
            <w:lang w:val="en-US"/>
          </w:rPr>
          <w:delInstrText xml:space="preserve"> PAGEREF _Toc240374314 \h </w:delInstrText>
        </w:r>
        <w:r>
          <w:rPr>
            <w:noProof/>
          </w:rPr>
        </w:r>
        <w:r>
          <w:rPr>
            <w:noProof/>
          </w:rPr>
          <w:fldChar w:fldCharType="separate"/>
        </w:r>
        <w:r w:rsidRPr="0040708E">
          <w:rPr>
            <w:noProof/>
            <w:lang w:val="en-US"/>
          </w:rPr>
          <w:delText>7</w:delText>
        </w:r>
        <w:r>
          <w:rPr>
            <w:noProof/>
          </w:rPr>
          <w:fldChar w:fldCharType="end"/>
        </w:r>
      </w:del>
    </w:p>
    <w:p w14:paraId="2F828758" w14:textId="0A2E669C" w:rsidR="005058C3" w:rsidRPr="0040708E" w:rsidRDefault="005058C3" w:rsidP="005058C3">
      <w:pPr>
        <w:pStyle w:val="Verzeichnis2"/>
        <w:tabs>
          <w:tab w:val="right" w:leader="dot" w:pos="9402"/>
        </w:tabs>
        <w:rPr>
          <w:del w:id="27" w:author="Eckhard Ortwein" w:date="2026-09-27T21:24:00Z" w16du:dateUtc="2026-09-27T19:24:00Z"/>
          <w:rFonts w:asciiTheme="minorHAnsi" w:hAnsiTheme="minorHAnsi" w:cstheme="minorBidi"/>
          <w:noProof/>
          <w:kern w:val="2"/>
          <w:lang w:val="en-US"/>
          <w14:ligatures w14:val="standardContextual"/>
        </w:rPr>
      </w:pPr>
      <w:del w:id="28" w:author="Eckhard Ortwein" w:date="2026-09-27T21:24:00Z" w16du:dateUtc="2026-09-27T19:24:00Z">
        <w:r w:rsidRPr="0040708E">
          <w:rPr>
            <w:rFonts w:eastAsia="Times New Roman"/>
            <w:noProof/>
            <w:lang w:val="en-US"/>
          </w:rPr>
          <w:delText>11 Confidentiality</w:delText>
        </w:r>
        <w:r w:rsidRPr="0040708E">
          <w:rPr>
            <w:noProof/>
            <w:lang w:val="en-US"/>
          </w:rPr>
          <w:tab/>
        </w:r>
        <w:r>
          <w:rPr>
            <w:noProof/>
          </w:rPr>
          <w:fldChar w:fldCharType="begin"/>
        </w:r>
        <w:r w:rsidRPr="0040708E">
          <w:rPr>
            <w:noProof/>
            <w:lang w:val="en-US"/>
          </w:rPr>
          <w:delInstrText xml:space="preserve"> PAGEREF _Toc240374315 \h </w:delInstrText>
        </w:r>
        <w:r>
          <w:rPr>
            <w:noProof/>
          </w:rPr>
        </w:r>
        <w:r>
          <w:rPr>
            <w:noProof/>
          </w:rPr>
          <w:fldChar w:fldCharType="separate"/>
        </w:r>
        <w:r w:rsidRPr="0040708E">
          <w:rPr>
            <w:noProof/>
            <w:lang w:val="en-US"/>
          </w:rPr>
          <w:delText>7</w:delText>
        </w:r>
        <w:r>
          <w:rPr>
            <w:noProof/>
          </w:rPr>
          <w:fldChar w:fldCharType="end"/>
        </w:r>
      </w:del>
    </w:p>
    <w:p w14:paraId="3D8EF557" w14:textId="2A10326E" w:rsidR="005058C3" w:rsidRPr="0040708E" w:rsidRDefault="005058C3" w:rsidP="005058C3">
      <w:pPr>
        <w:pStyle w:val="Verzeichnis2"/>
        <w:tabs>
          <w:tab w:val="right" w:leader="dot" w:pos="9402"/>
        </w:tabs>
        <w:rPr>
          <w:del w:id="29" w:author="Eckhard Ortwein" w:date="2026-09-27T21:24:00Z" w16du:dateUtc="2026-09-27T19:24:00Z"/>
          <w:rFonts w:asciiTheme="minorHAnsi" w:hAnsiTheme="minorHAnsi" w:cstheme="minorBidi"/>
          <w:noProof/>
          <w:kern w:val="2"/>
          <w:lang w:val="en-US"/>
          <w14:ligatures w14:val="standardContextual"/>
        </w:rPr>
      </w:pPr>
      <w:del w:id="30" w:author="Eckhard Ortwein" w:date="2026-09-27T21:24:00Z" w16du:dateUtc="2026-09-27T19:24:00Z">
        <w:r w:rsidRPr="0040708E">
          <w:rPr>
            <w:rFonts w:eastAsia="Times New Roman"/>
            <w:noProof/>
            <w:lang w:val="en-US"/>
          </w:rPr>
          <w:delText>12 Warranty</w:delText>
        </w:r>
        <w:r w:rsidRPr="0040708E">
          <w:rPr>
            <w:noProof/>
            <w:lang w:val="en-US"/>
          </w:rPr>
          <w:tab/>
        </w:r>
        <w:r>
          <w:rPr>
            <w:noProof/>
          </w:rPr>
          <w:fldChar w:fldCharType="begin"/>
        </w:r>
        <w:r w:rsidRPr="0040708E">
          <w:rPr>
            <w:noProof/>
            <w:lang w:val="en-US"/>
          </w:rPr>
          <w:delInstrText xml:space="preserve"> PAGEREF _Toc240374316 \h </w:delInstrText>
        </w:r>
        <w:r>
          <w:rPr>
            <w:noProof/>
          </w:rPr>
        </w:r>
        <w:r>
          <w:rPr>
            <w:noProof/>
          </w:rPr>
          <w:fldChar w:fldCharType="separate"/>
        </w:r>
        <w:r w:rsidRPr="0040708E">
          <w:rPr>
            <w:noProof/>
            <w:lang w:val="en-US"/>
          </w:rPr>
          <w:delText>7</w:delText>
        </w:r>
        <w:r>
          <w:rPr>
            <w:noProof/>
          </w:rPr>
          <w:fldChar w:fldCharType="end"/>
        </w:r>
      </w:del>
    </w:p>
    <w:p w14:paraId="3066D130" w14:textId="1591D57F" w:rsidR="005058C3" w:rsidRPr="0040708E" w:rsidRDefault="005058C3" w:rsidP="005058C3">
      <w:pPr>
        <w:pStyle w:val="Verzeichnis2"/>
        <w:tabs>
          <w:tab w:val="right" w:leader="dot" w:pos="9402"/>
        </w:tabs>
        <w:rPr>
          <w:del w:id="31" w:author="Eckhard Ortwein" w:date="2026-09-27T21:24:00Z" w16du:dateUtc="2026-09-27T19:24:00Z"/>
          <w:rFonts w:asciiTheme="minorHAnsi" w:hAnsiTheme="minorHAnsi" w:cstheme="minorBidi"/>
          <w:noProof/>
          <w:kern w:val="2"/>
          <w:lang w:val="en-US"/>
          <w14:ligatures w14:val="standardContextual"/>
        </w:rPr>
      </w:pPr>
      <w:del w:id="32" w:author="Eckhard Ortwein" w:date="2026-09-27T21:24:00Z" w16du:dateUtc="2026-09-27T19:24:00Z">
        <w:r w:rsidRPr="0040708E">
          <w:rPr>
            <w:rFonts w:eastAsia="Times New Roman"/>
            <w:noProof/>
            <w:lang w:val="en-US"/>
          </w:rPr>
          <w:delText>13 Liability</w:delText>
        </w:r>
        <w:r w:rsidRPr="0040708E">
          <w:rPr>
            <w:noProof/>
            <w:lang w:val="en-US"/>
          </w:rPr>
          <w:tab/>
        </w:r>
        <w:r>
          <w:rPr>
            <w:noProof/>
          </w:rPr>
          <w:fldChar w:fldCharType="begin"/>
        </w:r>
        <w:r w:rsidRPr="0040708E">
          <w:rPr>
            <w:noProof/>
            <w:lang w:val="en-US"/>
          </w:rPr>
          <w:delInstrText xml:space="preserve"> PAGEREF _Toc240374317 \h </w:delInstrText>
        </w:r>
        <w:r>
          <w:rPr>
            <w:noProof/>
          </w:rPr>
        </w:r>
        <w:r>
          <w:rPr>
            <w:noProof/>
          </w:rPr>
          <w:fldChar w:fldCharType="separate"/>
        </w:r>
        <w:r w:rsidRPr="0040708E">
          <w:rPr>
            <w:noProof/>
            <w:lang w:val="en-US"/>
          </w:rPr>
          <w:delText>7</w:delText>
        </w:r>
        <w:r>
          <w:rPr>
            <w:noProof/>
          </w:rPr>
          <w:fldChar w:fldCharType="end"/>
        </w:r>
      </w:del>
    </w:p>
    <w:p w14:paraId="7373FC52" w14:textId="33142358" w:rsidR="005058C3" w:rsidRPr="0040708E" w:rsidRDefault="005058C3" w:rsidP="005058C3">
      <w:pPr>
        <w:pStyle w:val="Verzeichnis2"/>
        <w:tabs>
          <w:tab w:val="right" w:leader="dot" w:pos="9402"/>
        </w:tabs>
        <w:rPr>
          <w:del w:id="33" w:author="Eckhard Ortwein" w:date="2026-09-27T21:24:00Z" w16du:dateUtc="2026-09-27T19:24:00Z"/>
          <w:rFonts w:asciiTheme="minorHAnsi" w:hAnsiTheme="minorHAnsi" w:cstheme="minorBidi"/>
          <w:noProof/>
          <w:kern w:val="2"/>
          <w:lang w:val="en-US"/>
          <w14:ligatures w14:val="standardContextual"/>
        </w:rPr>
      </w:pPr>
      <w:del w:id="34" w:author="Eckhard Ortwein" w:date="2026-09-27T21:24:00Z" w16du:dateUtc="2026-09-27T19:24:00Z">
        <w:r w:rsidRPr="0040708E">
          <w:rPr>
            <w:rFonts w:eastAsia="Times New Roman"/>
            <w:noProof/>
            <w:lang w:val="en-US"/>
          </w:rPr>
          <w:delText>14 Term and termination</w:delText>
        </w:r>
        <w:r w:rsidRPr="0040708E">
          <w:rPr>
            <w:noProof/>
            <w:lang w:val="en-US"/>
          </w:rPr>
          <w:tab/>
        </w:r>
        <w:r>
          <w:rPr>
            <w:noProof/>
          </w:rPr>
          <w:fldChar w:fldCharType="begin"/>
        </w:r>
        <w:r w:rsidRPr="0040708E">
          <w:rPr>
            <w:noProof/>
            <w:lang w:val="en-US"/>
          </w:rPr>
          <w:delInstrText xml:space="preserve"> PAGEREF _Toc240374318 \h </w:delInstrText>
        </w:r>
        <w:r>
          <w:rPr>
            <w:noProof/>
          </w:rPr>
        </w:r>
        <w:r>
          <w:rPr>
            <w:noProof/>
          </w:rPr>
          <w:fldChar w:fldCharType="separate"/>
        </w:r>
        <w:r w:rsidRPr="0040708E">
          <w:rPr>
            <w:noProof/>
            <w:lang w:val="en-US"/>
          </w:rPr>
          <w:delText>8</w:delText>
        </w:r>
        <w:r>
          <w:rPr>
            <w:noProof/>
          </w:rPr>
          <w:fldChar w:fldCharType="end"/>
        </w:r>
      </w:del>
    </w:p>
    <w:p w14:paraId="43A3C67B" w14:textId="627046FA" w:rsidR="005058C3" w:rsidRPr="0040708E" w:rsidRDefault="005058C3" w:rsidP="005058C3">
      <w:pPr>
        <w:pStyle w:val="Verzeichnis2"/>
        <w:tabs>
          <w:tab w:val="right" w:leader="dot" w:pos="9402"/>
        </w:tabs>
        <w:rPr>
          <w:del w:id="35" w:author="Eckhard Ortwein" w:date="2026-09-27T21:24:00Z" w16du:dateUtc="2026-09-27T19:24:00Z"/>
          <w:rFonts w:asciiTheme="minorHAnsi" w:hAnsiTheme="minorHAnsi" w:cstheme="minorBidi"/>
          <w:noProof/>
          <w:kern w:val="2"/>
          <w:lang w:val="en-US"/>
          <w14:ligatures w14:val="standardContextual"/>
        </w:rPr>
      </w:pPr>
      <w:del w:id="36" w:author="Eckhard Ortwein" w:date="2026-09-27T21:24:00Z" w16du:dateUtc="2026-09-27T19:24:00Z">
        <w:r w:rsidRPr="0040708E">
          <w:rPr>
            <w:rFonts w:eastAsia="Times New Roman"/>
            <w:noProof/>
            <w:lang w:val="en-US"/>
          </w:rPr>
          <w:delText>15 Final provisions</w:delText>
        </w:r>
        <w:r w:rsidRPr="0040708E">
          <w:rPr>
            <w:noProof/>
            <w:lang w:val="en-US"/>
          </w:rPr>
          <w:tab/>
        </w:r>
        <w:r>
          <w:rPr>
            <w:noProof/>
          </w:rPr>
          <w:fldChar w:fldCharType="begin"/>
        </w:r>
        <w:r w:rsidRPr="0040708E">
          <w:rPr>
            <w:noProof/>
            <w:lang w:val="en-US"/>
          </w:rPr>
          <w:delInstrText xml:space="preserve"> PAGEREF _Toc240374319 \h </w:delInstrText>
        </w:r>
        <w:r>
          <w:rPr>
            <w:noProof/>
          </w:rPr>
        </w:r>
        <w:r>
          <w:rPr>
            <w:noProof/>
          </w:rPr>
          <w:fldChar w:fldCharType="separate"/>
        </w:r>
        <w:r w:rsidRPr="0040708E">
          <w:rPr>
            <w:noProof/>
            <w:lang w:val="en-US"/>
          </w:rPr>
          <w:delText>8</w:delText>
        </w:r>
        <w:r>
          <w:rPr>
            <w:noProof/>
          </w:rPr>
          <w:fldChar w:fldCharType="end"/>
        </w:r>
      </w:del>
    </w:p>
    <w:p w14:paraId="7D023DB6" w14:textId="61972C36" w:rsidR="005058C3" w:rsidRPr="0040708E" w:rsidRDefault="005058C3" w:rsidP="005058C3">
      <w:pPr>
        <w:pStyle w:val="Verzeichnis2"/>
        <w:tabs>
          <w:tab w:val="right" w:leader="dot" w:pos="9402"/>
        </w:tabs>
        <w:rPr>
          <w:del w:id="37" w:author="Eckhard Ortwein" w:date="2026-09-27T21:24:00Z" w16du:dateUtc="2026-09-27T19:24:00Z"/>
          <w:rFonts w:asciiTheme="minorHAnsi" w:hAnsiTheme="minorHAnsi" w:cstheme="minorBidi"/>
          <w:noProof/>
          <w:kern w:val="2"/>
          <w:lang w:val="en-US"/>
          <w14:ligatures w14:val="standardContextual"/>
        </w:rPr>
      </w:pPr>
      <w:del w:id="38" w:author="Eckhard Ortwein" w:date="2026-09-27T21:24:00Z" w16du:dateUtc="2026-09-27T19:24:00Z">
        <w:r w:rsidRPr="0040708E">
          <w:rPr>
            <w:rFonts w:eastAsia="Times New Roman"/>
            <w:noProof/>
            <w:lang w:val="en-US"/>
          </w:rPr>
          <w:delText>Signatures</w:delText>
        </w:r>
        <w:r w:rsidRPr="0040708E">
          <w:rPr>
            <w:noProof/>
            <w:lang w:val="en-US"/>
          </w:rPr>
          <w:tab/>
        </w:r>
        <w:r>
          <w:rPr>
            <w:noProof/>
          </w:rPr>
          <w:fldChar w:fldCharType="begin"/>
        </w:r>
        <w:r w:rsidRPr="0040708E">
          <w:rPr>
            <w:noProof/>
            <w:lang w:val="en-US"/>
          </w:rPr>
          <w:delInstrText xml:space="preserve"> PAGEREF _Toc240374320 \h </w:delInstrText>
        </w:r>
        <w:r>
          <w:rPr>
            <w:noProof/>
          </w:rPr>
        </w:r>
        <w:r>
          <w:rPr>
            <w:noProof/>
          </w:rPr>
          <w:fldChar w:fldCharType="separate"/>
        </w:r>
        <w:r w:rsidRPr="0040708E">
          <w:rPr>
            <w:noProof/>
            <w:lang w:val="en-US"/>
          </w:rPr>
          <w:delText>9</w:delText>
        </w:r>
        <w:r>
          <w:rPr>
            <w:noProof/>
          </w:rPr>
          <w:fldChar w:fldCharType="end"/>
        </w:r>
      </w:del>
    </w:p>
    <w:p w14:paraId="5A0677EF" w14:textId="212B3F73" w:rsidR="005058C3" w:rsidRPr="0040708E" w:rsidRDefault="005058C3" w:rsidP="005058C3">
      <w:pPr>
        <w:pStyle w:val="Verzeichnis1"/>
        <w:tabs>
          <w:tab w:val="right" w:leader="dot" w:pos="9402"/>
        </w:tabs>
        <w:rPr>
          <w:del w:id="39" w:author="Eckhard Ortwein" w:date="2026-09-27T21:24:00Z" w16du:dateUtc="2026-09-27T19:24:00Z"/>
          <w:rFonts w:asciiTheme="minorHAnsi" w:hAnsiTheme="minorHAnsi" w:cstheme="minorBidi"/>
          <w:noProof/>
          <w:kern w:val="2"/>
          <w:lang w:val="en-US"/>
          <w14:ligatures w14:val="standardContextual"/>
        </w:rPr>
      </w:pPr>
      <w:del w:id="40" w:author="Eckhard Ortwein" w:date="2026-09-27T21:24:00Z" w16du:dateUtc="2026-09-27T19:24:00Z">
        <w:r w:rsidRPr="0040708E">
          <w:rPr>
            <w:rFonts w:eastAsia="Times New Roman"/>
            <w:noProof/>
            <w:lang w:val="en-US"/>
          </w:rPr>
          <w:delText>Service description and reseller use</w:delText>
        </w:r>
        <w:r w:rsidRPr="0040708E">
          <w:rPr>
            <w:noProof/>
            <w:lang w:val="en-US"/>
          </w:rPr>
          <w:tab/>
        </w:r>
        <w:r>
          <w:rPr>
            <w:noProof/>
          </w:rPr>
          <w:fldChar w:fldCharType="begin"/>
        </w:r>
        <w:r w:rsidRPr="0040708E">
          <w:rPr>
            <w:noProof/>
            <w:lang w:val="en-US"/>
          </w:rPr>
          <w:delInstrText xml:space="preserve"> PAGEREF _Toc240374321 \h </w:delInstrText>
        </w:r>
        <w:r>
          <w:rPr>
            <w:noProof/>
          </w:rPr>
        </w:r>
        <w:r>
          <w:rPr>
            <w:noProof/>
          </w:rPr>
          <w:fldChar w:fldCharType="separate"/>
        </w:r>
        <w:r w:rsidRPr="0040708E">
          <w:rPr>
            <w:noProof/>
            <w:lang w:val="en-US"/>
          </w:rPr>
          <w:delText>10</w:delText>
        </w:r>
        <w:r>
          <w:rPr>
            <w:noProof/>
          </w:rPr>
          <w:fldChar w:fldCharType="end"/>
        </w:r>
      </w:del>
    </w:p>
    <w:p w14:paraId="4533FFBD" w14:textId="600A57BB" w:rsidR="005058C3" w:rsidRPr="0040708E" w:rsidRDefault="005058C3" w:rsidP="005058C3">
      <w:pPr>
        <w:pStyle w:val="Verzeichnis2"/>
        <w:tabs>
          <w:tab w:val="right" w:leader="dot" w:pos="9402"/>
        </w:tabs>
        <w:rPr>
          <w:del w:id="41" w:author="Eckhard Ortwein" w:date="2026-09-27T21:24:00Z" w16du:dateUtc="2026-09-27T19:24:00Z"/>
          <w:rFonts w:asciiTheme="minorHAnsi" w:hAnsiTheme="minorHAnsi" w:cstheme="minorBidi"/>
          <w:noProof/>
          <w:kern w:val="2"/>
          <w:lang w:val="en-US"/>
          <w14:ligatures w14:val="standardContextual"/>
        </w:rPr>
      </w:pPr>
      <w:del w:id="42" w:author="Eckhard Ortwein" w:date="2026-09-27T21:24:00Z" w16du:dateUtc="2026-09-27T19:24:00Z">
        <w:r w:rsidRPr="0040708E">
          <w:rPr>
            <w:rFonts w:eastAsia="Times New Roman"/>
            <w:noProof/>
            <w:lang w:val="en-US"/>
          </w:rPr>
          <w:delText>1.1 What the service provides</w:delText>
        </w:r>
        <w:r w:rsidRPr="0040708E">
          <w:rPr>
            <w:noProof/>
            <w:lang w:val="en-US"/>
          </w:rPr>
          <w:tab/>
        </w:r>
        <w:r>
          <w:rPr>
            <w:noProof/>
          </w:rPr>
          <w:fldChar w:fldCharType="begin"/>
        </w:r>
        <w:r w:rsidRPr="0040708E">
          <w:rPr>
            <w:noProof/>
            <w:lang w:val="en-US"/>
          </w:rPr>
          <w:delInstrText xml:space="preserve"> PAGEREF _Toc240374322 \h </w:delInstrText>
        </w:r>
        <w:r>
          <w:rPr>
            <w:noProof/>
          </w:rPr>
        </w:r>
        <w:r>
          <w:rPr>
            <w:noProof/>
          </w:rPr>
          <w:fldChar w:fldCharType="separate"/>
        </w:r>
        <w:r w:rsidRPr="0040708E">
          <w:rPr>
            <w:noProof/>
            <w:lang w:val="en-US"/>
          </w:rPr>
          <w:delText>10</w:delText>
        </w:r>
        <w:r>
          <w:rPr>
            <w:noProof/>
          </w:rPr>
          <w:fldChar w:fldCharType="end"/>
        </w:r>
      </w:del>
    </w:p>
    <w:p w14:paraId="76E6CF6C" w14:textId="017BE14F" w:rsidR="005058C3" w:rsidRPr="0040708E" w:rsidRDefault="005058C3" w:rsidP="005058C3">
      <w:pPr>
        <w:pStyle w:val="Verzeichnis2"/>
        <w:tabs>
          <w:tab w:val="right" w:leader="dot" w:pos="9402"/>
        </w:tabs>
        <w:rPr>
          <w:del w:id="43" w:author="Eckhard Ortwein" w:date="2026-09-27T21:24:00Z" w16du:dateUtc="2026-09-27T19:24:00Z"/>
          <w:rFonts w:asciiTheme="minorHAnsi" w:hAnsiTheme="minorHAnsi" w:cstheme="minorBidi"/>
          <w:noProof/>
          <w:kern w:val="2"/>
          <w:lang w:val="en-US"/>
          <w14:ligatures w14:val="standardContextual"/>
        </w:rPr>
      </w:pPr>
      <w:del w:id="44" w:author="Eckhard Ortwein" w:date="2026-09-27T21:24:00Z" w16du:dateUtc="2026-09-27T19:24:00Z">
        <w:r w:rsidRPr="0040708E">
          <w:rPr>
            <w:rFonts w:eastAsia="Times New Roman"/>
            <w:noProof/>
            <w:lang w:val="en-US"/>
          </w:rPr>
          <w:delText>1.2 Evidence level</w:delText>
        </w:r>
        <w:r w:rsidRPr="0040708E">
          <w:rPr>
            <w:noProof/>
            <w:lang w:val="en-US"/>
          </w:rPr>
          <w:tab/>
        </w:r>
        <w:r>
          <w:rPr>
            <w:noProof/>
          </w:rPr>
          <w:fldChar w:fldCharType="begin"/>
        </w:r>
        <w:r w:rsidRPr="0040708E">
          <w:rPr>
            <w:noProof/>
            <w:lang w:val="en-US"/>
          </w:rPr>
          <w:delInstrText xml:space="preserve"> PAGEREF _Toc240374323 \h </w:delInstrText>
        </w:r>
        <w:r>
          <w:rPr>
            <w:noProof/>
          </w:rPr>
        </w:r>
        <w:r>
          <w:rPr>
            <w:noProof/>
          </w:rPr>
          <w:fldChar w:fldCharType="separate"/>
        </w:r>
        <w:r w:rsidRPr="0040708E">
          <w:rPr>
            <w:noProof/>
            <w:lang w:val="en-US"/>
          </w:rPr>
          <w:delText>10</w:delText>
        </w:r>
        <w:r>
          <w:rPr>
            <w:noProof/>
          </w:rPr>
          <w:fldChar w:fldCharType="end"/>
        </w:r>
      </w:del>
    </w:p>
    <w:p w14:paraId="0FB0534E" w14:textId="13287A10" w:rsidR="005058C3" w:rsidRPr="0040708E" w:rsidRDefault="005058C3" w:rsidP="005058C3">
      <w:pPr>
        <w:pStyle w:val="Verzeichnis2"/>
        <w:tabs>
          <w:tab w:val="right" w:leader="dot" w:pos="9402"/>
        </w:tabs>
        <w:rPr>
          <w:del w:id="45" w:author="Eckhard Ortwein" w:date="2026-09-27T21:24:00Z" w16du:dateUtc="2026-09-27T19:24:00Z"/>
          <w:rFonts w:asciiTheme="minorHAnsi" w:hAnsiTheme="minorHAnsi" w:cstheme="minorBidi"/>
          <w:noProof/>
          <w:kern w:val="2"/>
          <w:lang w:val="en-US"/>
          <w14:ligatures w14:val="standardContextual"/>
        </w:rPr>
      </w:pPr>
      <w:del w:id="46" w:author="Eckhard Ortwein" w:date="2026-09-27T21:24:00Z" w16du:dateUtc="2026-09-27T19:24:00Z">
        <w:r w:rsidRPr="0040708E">
          <w:rPr>
            <w:rFonts w:eastAsia="Times New Roman"/>
            <w:noProof/>
            <w:lang w:val="en-US"/>
          </w:rPr>
          <w:delText>1.3 Availability</w:delText>
        </w:r>
        <w:r w:rsidRPr="0040708E">
          <w:rPr>
            <w:noProof/>
            <w:lang w:val="en-US"/>
          </w:rPr>
          <w:tab/>
        </w:r>
        <w:r>
          <w:rPr>
            <w:noProof/>
          </w:rPr>
          <w:fldChar w:fldCharType="begin"/>
        </w:r>
        <w:r w:rsidRPr="0040708E">
          <w:rPr>
            <w:noProof/>
            <w:lang w:val="en-US"/>
          </w:rPr>
          <w:delInstrText xml:space="preserve"> PAGEREF _Toc240374324 \h </w:delInstrText>
        </w:r>
        <w:r>
          <w:rPr>
            <w:noProof/>
          </w:rPr>
        </w:r>
        <w:r>
          <w:rPr>
            <w:noProof/>
          </w:rPr>
          <w:fldChar w:fldCharType="separate"/>
        </w:r>
        <w:r w:rsidRPr="0040708E">
          <w:rPr>
            <w:noProof/>
            <w:lang w:val="en-US"/>
          </w:rPr>
          <w:delText>10</w:delText>
        </w:r>
        <w:r>
          <w:rPr>
            <w:noProof/>
          </w:rPr>
          <w:fldChar w:fldCharType="end"/>
        </w:r>
      </w:del>
    </w:p>
    <w:p w14:paraId="7A788E8E" w14:textId="2089D2F7" w:rsidR="005058C3" w:rsidRPr="0040708E" w:rsidRDefault="005058C3" w:rsidP="005058C3">
      <w:pPr>
        <w:pStyle w:val="Verzeichnis2"/>
        <w:tabs>
          <w:tab w:val="right" w:leader="dot" w:pos="9402"/>
        </w:tabs>
        <w:rPr>
          <w:del w:id="47" w:author="Eckhard Ortwein" w:date="2026-09-27T21:24:00Z" w16du:dateUtc="2026-09-27T19:24:00Z"/>
          <w:rFonts w:asciiTheme="minorHAnsi" w:hAnsiTheme="minorHAnsi" w:cstheme="minorBidi"/>
          <w:noProof/>
          <w:kern w:val="2"/>
          <w:lang w:val="en-US"/>
          <w14:ligatures w14:val="standardContextual"/>
        </w:rPr>
      </w:pPr>
      <w:del w:id="48" w:author="Eckhard Ortwein" w:date="2026-09-27T21:24:00Z" w16du:dateUtc="2026-09-27T19:24:00Z">
        <w:r w:rsidRPr="0040708E">
          <w:rPr>
            <w:rFonts w:eastAsia="Times New Roman"/>
            <w:noProof/>
            <w:lang w:val="en-US"/>
          </w:rPr>
          <w:delText>1.4 How STP uses the service with its clients</w:delText>
        </w:r>
        <w:r w:rsidRPr="0040708E">
          <w:rPr>
            <w:noProof/>
            <w:lang w:val="en-US"/>
          </w:rPr>
          <w:tab/>
        </w:r>
        <w:r>
          <w:rPr>
            <w:noProof/>
          </w:rPr>
          <w:fldChar w:fldCharType="begin"/>
        </w:r>
        <w:r w:rsidRPr="0040708E">
          <w:rPr>
            <w:noProof/>
            <w:lang w:val="en-US"/>
          </w:rPr>
          <w:delInstrText xml:space="preserve"> PAGEREF _Toc240374325 \h </w:delInstrText>
        </w:r>
        <w:r>
          <w:rPr>
            <w:noProof/>
          </w:rPr>
        </w:r>
        <w:r>
          <w:rPr>
            <w:noProof/>
          </w:rPr>
          <w:fldChar w:fldCharType="separate"/>
        </w:r>
        <w:r w:rsidRPr="0040708E">
          <w:rPr>
            <w:noProof/>
            <w:lang w:val="en-US"/>
          </w:rPr>
          <w:delText>11</w:delText>
        </w:r>
        <w:r>
          <w:rPr>
            <w:noProof/>
          </w:rPr>
          <w:fldChar w:fldCharType="end"/>
        </w:r>
      </w:del>
    </w:p>
    <w:p w14:paraId="7E01D8C4" w14:textId="5B6F433E" w:rsidR="005058C3" w:rsidRPr="0040708E" w:rsidRDefault="005058C3" w:rsidP="005058C3">
      <w:pPr>
        <w:pStyle w:val="Verzeichnis1"/>
        <w:tabs>
          <w:tab w:val="right" w:leader="dot" w:pos="9402"/>
        </w:tabs>
        <w:rPr>
          <w:del w:id="49" w:author="Eckhard Ortwein" w:date="2026-09-27T21:24:00Z" w16du:dateUtc="2026-09-27T19:24:00Z"/>
          <w:rFonts w:asciiTheme="minorHAnsi" w:hAnsiTheme="minorHAnsi" w:cstheme="minorBidi"/>
          <w:noProof/>
          <w:kern w:val="2"/>
          <w:lang w:val="en-US"/>
          <w14:ligatures w14:val="standardContextual"/>
        </w:rPr>
      </w:pPr>
      <w:del w:id="50" w:author="Eckhard Ortwein" w:date="2026-09-27T21:24:00Z" w16du:dateUtc="2026-09-27T19:24:00Z">
        <w:r w:rsidRPr="0040708E">
          <w:rPr>
            <w:rFonts w:eastAsia="Times New Roman"/>
            <w:noProof/>
            <w:lang w:val="en-US"/>
          </w:rPr>
          <w:delText>Jurisdictions, prices and end-client rights</w:delText>
        </w:r>
        <w:r w:rsidRPr="0040708E">
          <w:rPr>
            <w:noProof/>
            <w:lang w:val="en-US"/>
          </w:rPr>
          <w:tab/>
        </w:r>
        <w:r>
          <w:rPr>
            <w:noProof/>
          </w:rPr>
          <w:fldChar w:fldCharType="begin"/>
        </w:r>
        <w:r w:rsidRPr="0040708E">
          <w:rPr>
            <w:noProof/>
            <w:lang w:val="en-US"/>
          </w:rPr>
          <w:delInstrText xml:space="preserve"> PAGEREF _Toc240374326 \h </w:delInstrText>
        </w:r>
        <w:r>
          <w:rPr>
            <w:noProof/>
          </w:rPr>
        </w:r>
        <w:r>
          <w:rPr>
            <w:noProof/>
          </w:rPr>
          <w:fldChar w:fldCharType="separate"/>
        </w:r>
        <w:r w:rsidRPr="0040708E">
          <w:rPr>
            <w:noProof/>
            <w:lang w:val="en-US"/>
          </w:rPr>
          <w:delText>12</w:delText>
        </w:r>
        <w:r>
          <w:rPr>
            <w:noProof/>
          </w:rPr>
          <w:fldChar w:fldCharType="end"/>
        </w:r>
      </w:del>
    </w:p>
    <w:p w14:paraId="27E5C8B9" w14:textId="297577C2" w:rsidR="005058C3" w:rsidRPr="0040708E" w:rsidRDefault="005058C3" w:rsidP="005058C3">
      <w:pPr>
        <w:pStyle w:val="Verzeichnis2"/>
        <w:tabs>
          <w:tab w:val="right" w:leader="dot" w:pos="9402"/>
        </w:tabs>
        <w:rPr>
          <w:del w:id="51" w:author="Eckhard Ortwein" w:date="2026-09-27T21:24:00Z" w16du:dateUtc="2026-09-27T19:24:00Z"/>
          <w:rFonts w:asciiTheme="minorHAnsi" w:hAnsiTheme="minorHAnsi" w:cstheme="minorBidi"/>
          <w:noProof/>
          <w:kern w:val="2"/>
          <w:lang w:val="en-US"/>
          <w14:ligatures w14:val="standardContextual"/>
        </w:rPr>
      </w:pPr>
      <w:del w:id="52" w:author="Eckhard Ortwein" w:date="2026-09-27T21:24:00Z" w16du:dateUtc="2026-09-27T19:24:00Z">
        <w:r w:rsidRPr="0040708E">
          <w:rPr>
            <w:rFonts w:eastAsia="Times New Roman"/>
            <w:noProof/>
            <w:lang w:val="en-US"/>
          </w:rPr>
          <w:delText>2.1 Price tiers</w:delText>
        </w:r>
        <w:r w:rsidRPr="0040708E">
          <w:rPr>
            <w:noProof/>
            <w:lang w:val="en-US"/>
          </w:rPr>
          <w:tab/>
        </w:r>
        <w:r>
          <w:rPr>
            <w:noProof/>
          </w:rPr>
          <w:fldChar w:fldCharType="begin"/>
        </w:r>
        <w:r w:rsidRPr="0040708E">
          <w:rPr>
            <w:noProof/>
            <w:lang w:val="en-US"/>
          </w:rPr>
          <w:delInstrText xml:space="preserve"> PAGEREF _Toc240374327 \h </w:delInstrText>
        </w:r>
        <w:r>
          <w:rPr>
            <w:noProof/>
          </w:rPr>
        </w:r>
        <w:r>
          <w:rPr>
            <w:noProof/>
          </w:rPr>
          <w:fldChar w:fldCharType="separate"/>
        </w:r>
        <w:r w:rsidRPr="0040708E">
          <w:rPr>
            <w:noProof/>
            <w:lang w:val="en-US"/>
          </w:rPr>
          <w:delText>12</w:delText>
        </w:r>
        <w:r>
          <w:rPr>
            <w:noProof/>
          </w:rPr>
          <w:fldChar w:fldCharType="end"/>
        </w:r>
      </w:del>
    </w:p>
    <w:p w14:paraId="35521BE0" w14:textId="3E662325" w:rsidR="005058C3" w:rsidRPr="0040708E" w:rsidRDefault="005058C3" w:rsidP="005058C3">
      <w:pPr>
        <w:pStyle w:val="Verzeichnis2"/>
        <w:tabs>
          <w:tab w:val="right" w:leader="dot" w:pos="9402"/>
        </w:tabs>
        <w:rPr>
          <w:del w:id="53" w:author="Eckhard Ortwein" w:date="2026-09-27T21:24:00Z" w16du:dateUtc="2026-09-27T19:24:00Z"/>
          <w:rFonts w:asciiTheme="minorHAnsi" w:hAnsiTheme="minorHAnsi" w:cstheme="minorBidi"/>
          <w:noProof/>
          <w:kern w:val="2"/>
          <w:lang w:val="en-US"/>
          <w14:ligatures w14:val="standardContextual"/>
        </w:rPr>
      </w:pPr>
      <w:del w:id="54" w:author="Eckhard Ortwein" w:date="2026-09-27T21:24:00Z" w16du:dateUtc="2026-09-27T19:24:00Z">
        <w:r w:rsidRPr="0040708E">
          <w:rPr>
            <w:rFonts w:eastAsia="Times New Roman"/>
            <w:noProof/>
            <w:lang w:val="en-US"/>
          </w:rPr>
          <w:delText>2.2 Covered jurisdictions</w:delText>
        </w:r>
        <w:r w:rsidRPr="0040708E">
          <w:rPr>
            <w:noProof/>
            <w:lang w:val="en-US"/>
          </w:rPr>
          <w:tab/>
        </w:r>
        <w:r>
          <w:rPr>
            <w:noProof/>
          </w:rPr>
          <w:fldChar w:fldCharType="begin"/>
        </w:r>
        <w:r w:rsidRPr="0040708E">
          <w:rPr>
            <w:noProof/>
            <w:lang w:val="en-US"/>
          </w:rPr>
          <w:delInstrText xml:space="preserve"> PAGEREF _Toc240374328 \h </w:delInstrText>
        </w:r>
        <w:r>
          <w:rPr>
            <w:noProof/>
          </w:rPr>
        </w:r>
        <w:r>
          <w:rPr>
            <w:noProof/>
          </w:rPr>
          <w:fldChar w:fldCharType="separate"/>
        </w:r>
        <w:r w:rsidRPr="0040708E">
          <w:rPr>
            <w:noProof/>
            <w:lang w:val="en-US"/>
          </w:rPr>
          <w:delText>12</w:delText>
        </w:r>
        <w:r>
          <w:rPr>
            <w:noProof/>
          </w:rPr>
          <w:fldChar w:fldCharType="end"/>
        </w:r>
      </w:del>
    </w:p>
    <w:p w14:paraId="2A0442D5" w14:textId="2F5F613C" w:rsidR="005058C3" w:rsidRPr="0040708E" w:rsidRDefault="005058C3" w:rsidP="005058C3">
      <w:pPr>
        <w:pStyle w:val="Verzeichnis1"/>
        <w:tabs>
          <w:tab w:val="right" w:leader="dot" w:pos="9402"/>
        </w:tabs>
        <w:rPr>
          <w:del w:id="55" w:author="Eckhard Ortwein" w:date="2026-09-27T21:24:00Z" w16du:dateUtc="2026-09-27T19:24:00Z"/>
          <w:rFonts w:asciiTheme="minorHAnsi" w:hAnsiTheme="minorHAnsi" w:cstheme="minorBidi"/>
          <w:noProof/>
          <w:kern w:val="2"/>
          <w:lang w:val="en-US"/>
          <w14:ligatures w14:val="standardContextual"/>
        </w:rPr>
      </w:pPr>
      <w:del w:id="56" w:author="Eckhard Ortwein" w:date="2026-09-27T21:24:00Z" w16du:dateUtc="2026-09-27T19:24:00Z">
        <w:r w:rsidRPr="0040708E">
          <w:rPr>
            <w:rFonts w:eastAsia="Times New Roman"/>
            <w:noProof/>
            <w:lang w:val="en-US"/>
          </w:rPr>
          <w:delText>Surcharges, turnaround and end-client rights</w:delText>
        </w:r>
        <w:r w:rsidRPr="0040708E">
          <w:rPr>
            <w:noProof/>
            <w:lang w:val="en-US"/>
          </w:rPr>
          <w:tab/>
        </w:r>
        <w:r>
          <w:rPr>
            <w:noProof/>
          </w:rPr>
          <w:fldChar w:fldCharType="begin"/>
        </w:r>
        <w:r w:rsidRPr="0040708E">
          <w:rPr>
            <w:noProof/>
            <w:lang w:val="en-US"/>
          </w:rPr>
          <w:delInstrText xml:space="preserve"> PAGEREF _Toc240374329 \h </w:delInstrText>
        </w:r>
        <w:r>
          <w:rPr>
            <w:noProof/>
          </w:rPr>
        </w:r>
        <w:r>
          <w:rPr>
            <w:noProof/>
          </w:rPr>
          <w:fldChar w:fldCharType="separate"/>
        </w:r>
        <w:r w:rsidRPr="0040708E">
          <w:rPr>
            <w:noProof/>
            <w:lang w:val="en-US"/>
          </w:rPr>
          <w:delText>14</w:delText>
        </w:r>
        <w:r>
          <w:rPr>
            <w:noProof/>
          </w:rPr>
          <w:fldChar w:fldCharType="end"/>
        </w:r>
      </w:del>
    </w:p>
    <w:p w14:paraId="0084B2C9" w14:textId="28AFE338" w:rsidR="005058C3" w:rsidRPr="0040708E" w:rsidRDefault="005058C3" w:rsidP="005058C3">
      <w:pPr>
        <w:pStyle w:val="Verzeichnis2"/>
        <w:tabs>
          <w:tab w:val="right" w:leader="dot" w:pos="9402"/>
        </w:tabs>
        <w:rPr>
          <w:del w:id="57" w:author="Eckhard Ortwein" w:date="2026-09-27T21:24:00Z" w16du:dateUtc="2026-09-27T19:24:00Z"/>
          <w:rFonts w:asciiTheme="minorHAnsi" w:hAnsiTheme="minorHAnsi" w:cstheme="minorBidi"/>
          <w:noProof/>
          <w:kern w:val="2"/>
          <w:lang w:val="en-US"/>
          <w14:ligatures w14:val="standardContextual"/>
        </w:rPr>
      </w:pPr>
      <w:del w:id="58" w:author="Eckhard Ortwein" w:date="2026-09-27T21:24:00Z" w16du:dateUtc="2026-09-27T19:24:00Z">
        <w:r w:rsidRPr="0040708E">
          <w:rPr>
            <w:rFonts w:eastAsia="Times New Roman"/>
            <w:noProof/>
            <w:lang w:val="en-US"/>
          </w:rPr>
          <w:delText>2.3 Surcharge for additional documents</w:delText>
        </w:r>
        <w:r w:rsidRPr="0040708E">
          <w:rPr>
            <w:noProof/>
            <w:lang w:val="en-US"/>
          </w:rPr>
          <w:tab/>
        </w:r>
        <w:r>
          <w:rPr>
            <w:noProof/>
          </w:rPr>
          <w:fldChar w:fldCharType="begin"/>
        </w:r>
        <w:r w:rsidRPr="0040708E">
          <w:rPr>
            <w:noProof/>
            <w:lang w:val="en-US"/>
          </w:rPr>
          <w:delInstrText xml:space="preserve"> PAGEREF _Toc240374330 \h </w:delInstrText>
        </w:r>
        <w:r>
          <w:rPr>
            <w:noProof/>
          </w:rPr>
        </w:r>
        <w:r>
          <w:rPr>
            <w:noProof/>
          </w:rPr>
          <w:fldChar w:fldCharType="separate"/>
        </w:r>
        <w:r w:rsidRPr="0040708E">
          <w:rPr>
            <w:noProof/>
            <w:lang w:val="en-US"/>
          </w:rPr>
          <w:delText>14</w:delText>
        </w:r>
        <w:r>
          <w:rPr>
            <w:noProof/>
          </w:rPr>
          <w:fldChar w:fldCharType="end"/>
        </w:r>
      </w:del>
    </w:p>
    <w:p w14:paraId="7DCB6E7B" w14:textId="41C9A818" w:rsidR="005058C3" w:rsidRPr="0040708E" w:rsidRDefault="005058C3" w:rsidP="005058C3">
      <w:pPr>
        <w:pStyle w:val="Verzeichnis2"/>
        <w:tabs>
          <w:tab w:val="right" w:leader="dot" w:pos="9402"/>
        </w:tabs>
        <w:rPr>
          <w:del w:id="59" w:author="Eckhard Ortwein" w:date="2026-09-27T21:24:00Z" w16du:dateUtc="2026-09-27T19:24:00Z"/>
          <w:rFonts w:asciiTheme="minorHAnsi" w:hAnsiTheme="minorHAnsi" w:cstheme="minorBidi"/>
          <w:noProof/>
          <w:kern w:val="2"/>
          <w:lang w:val="en-US"/>
          <w14:ligatures w14:val="standardContextual"/>
        </w:rPr>
      </w:pPr>
      <w:del w:id="60" w:author="Eckhard Ortwein" w:date="2026-09-27T21:24:00Z" w16du:dateUtc="2026-09-27T19:24:00Z">
        <w:r w:rsidRPr="0040708E">
          <w:rPr>
            <w:rFonts w:eastAsia="Times New Roman"/>
            <w:noProof/>
            <w:lang w:val="en-US"/>
          </w:rPr>
          <w:delText>2.4 Turnaround</w:delText>
        </w:r>
        <w:r w:rsidRPr="0040708E">
          <w:rPr>
            <w:noProof/>
            <w:lang w:val="en-US"/>
          </w:rPr>
          <w:tab/>
        </w:r>
        <w:r>
          <w:rPr>
            <w:noProof/>
          </w:rPr>
          <w:fldChar w:fldCharType="begin"/>
        </w:r>
        <w:r w:rsidRPr="0040708E">
          <w:rPr>
            <w:noProof/>
            <w:lang w:val="en-US"/>
          </w:rPr>
          <w:delInstrText xml:space="preserve"> PAGEREF _Toc240374331 \h </w:delInstrText>
        </w:r>
        <w:r>
          <w:rPr>
            <w:noProof/>
          </w:rPr>
        </w:r>
        <w:r>
          <w:rPr>
            <w:noProof/>
          </w:rPr>
          <w:fldChar w:fldCharType="separate"/>
        </w:r>
        <w:r w:rsidRPr="0040708E">
          <w:rPr>
            <w:noProof/>
            <w:lang w:val="en-US"/>
          </w:rPr>
          <w:delText>14</w:delText>
        </w:r>
        <w:r>
          <w:rPr>
            <w:noProof/>
          </w:rPr>
          <w:fldChar w:fldCharType="end"/>
        </w:r>
      </w:del>
    </w:p>
    <w:p w14:paraId="005A5DFF" w14:textId="3F032D0A" w:rsidR="005058C3" w:rsidRPr="0040708E" w:rsidRDefault="005058C3" w:rsidP="005058C3">
      <w:pPr>
        <w:pStyle w:val="Verzeichnis2"/>
        <w:tabs>
          <w:tab w:val="right" w:leader="dot" w:pos="9402"/>
        </w:tabs>
        <w:rPr>
          <w:del w:id="61" w:author="Eckhard Ortwein" w:date="2026-09-27T21:24:00Z" w16du:dateUtc="2026-09-27T19:24:00Z"/>
          <w:rFonts w:asciiTheme="minorHAnsi" w:hAnsiTheme="minorHAnsi" w:cstheme="minorBidi"/>
          <w:noProof/>
          <w:kern w:val="2"/>
          <w:lang w:val="en-US"/>
          <w14:ligatures w14:val="standardContextual"/>
        </w:rPr>
      </w:pPr>
      <w:del w:id="62" w:author="Eckhard Ortwein" w:date="2026-09-27T21:24:00Z" w16du:dateUtc="2026-09-27T19:24:00Z">
        <w:r w:rsidRPr="0040708E">
          <w:rPr>
            <w:rFonts w:eastAsia="Times New Roman"/>
            <w:noProof/>
            <w:lang w:val="en-US"/>
          </w:rPr>
          <w:delText>2.5 End-client rights</w:delText>
        </w:r>
        <w:r w:rsidRPr="0040708E">
          <w:rPr>
            <w:noProof/>
            <w:lang w:val="en-US"/>
          </w:rPr>
          <w:tab/>
        </w:r>
        <w:r>
          <w:rPr>
            <w:noProof/>
          </w:rPr>
          <w:fldChar w:fldCharType="begin"/>
        </w:r>
        <w:r w:rsidRPr="0040708E">
          <w:rPr>
            <w:noProof/>
            <w:lang w:val="en-US"/>
          </w:rPr>
          <w:delInstrText xml:space="preserve"> PAGEREF _Toc240374332 \h </w:delInstrText>
        </w:r>
        <w:r>
          <w:rPr>
            <w:noProof/>
          </w:rPr>
        </w:r>
        <w:r>
          <w:rPr>
            <w:noProof/>
          </w:rPr>
          <w:fldChar w:fldCharType="separate"/>
        </w:r>
        <w:r w:rsidRPr="0040708E">
          <w:rPr>
            <w:noProof/>
            <w:lang w:val="en-US"/>
          </w:rPr>
          <w:delText>14</w:delText>
        </w:r>
        <w:r>
          <w:rPr>
            <w:noProof/>
          </w:rPr>
          <w:fldChar w:fldCharType="end"/>
        </w:r>
      </w:del>
    </w:p>
    <w:p w14:paraId="25D4C1A7" w14:textId="73E9AD25" w:rsidR="005058C3" w:rsidRPr="0040708E" w:rsidRDefault="005058C3" w:rsidP="005058C3">
      <w:pPr>
        <w:pStyle w:val="Verzeichnis1"/>
        <w:tabs>
          <w:tab w:val="right" w:leader="dot" w:pos="9402"/>
        </w:tabs>
        <w:rPr>
          <w:del w:id="63" w:author="Eckhard Ortwein" w:date="2026-09-27T21:24:00Z" w16du:dateUtc="2026-09-27T19:24:00Z"/>
          <w:rFonts w:asciiTheme="minorHAnsi" w:hAnsiTheme="minorHAnsi" w:cstheme="minorBidi"/>
          <w:noProof/>
          <w:kern w:val="2"/>
          <w:lang w:val="en-US"/>
          <w14:ligatures w14:val="standardContextual"/>
        </w:rPr>
      </w:pPr>
      <w:del w:id="64" w:author="Eckhard Ortwein" w:date="2026-09-27T21:24:00Z" w16du:dateUtc="2026-09-27T19:24:00Z">
        <w:r w:rsidRPr="0040708E">
          <w:rPr>
            <w:rFonts w:eastAsia="Times New Roman"/>
            <w:noProof/>
            <w:lang w:val="en-US"/>
          </w:rPr>
          <w:delText>Data protection between independent controllers</w:delText>
        </w:r>
        <w:r w:rsidRPr="0040708E">
          <w:rPr>
            <w:noProof/>
            <w:lang w:val="en-US"/>
          </w:rPr>
          <w:tab/>
        </w:r>
        <w:r>
          <w:rPr>
            <w:noProof/>
          </w:rPr>
          <w:fldChar w:fldCharType="begin"/>
        </w:r>
        <w:r w:rsidRPr="0040708E">
          <w:rPr>
            <w:noProof/>
            <w:lang w:val="en-US"/>
          </w:rPr>
          <w:delInstrText xml:space="preserve"> PAGEREF _Toc240374333 \h </w:delInstrText>
        </w:r>
        <w:r>
          <w:rPr>
            <w:noProof/>
          </w:rPr>
        </w:r>
        <w:r>
          <w:rPr>
            <w:noProof/>
          </w:rPr>
          <w:fldChar w:fldCharType="separate"/>
        </w:r>
        <w:r w:rsidRPr="0040708E">
          <w:rPr>
            <w:noProof/>
            <w:lang w:val="en-US"/>
          </w:rPr>
          <w:delText>15</w:delText>
        </w:r>
        <w:r>
          <w:rPr>
            <w:noProof/>
          </w:rPr>
          <w:fldChar w:fldCharType="end"/>
        </w:r>
      </w:del>
    </w:p>
    <w:p w14:paraId="6E15D81E" w14:textId="4B096773" w:rsidR="005058C3" w:rsidRPr="0040708E" w:rsidRDefault="005058C3" w:rsidP="005058C3">
      <w:pPr>
        <w:pStyle w:val="Verzeichnis2"/>
        <w:tabs>
          <w:tab w:val="right" w:leader="dot" w:pos="9402"/>
        </w:tabs>
        <w:rPr>
          <w:del w:id="65" w:author="Eckhard Ortwein" w:date="2026-09-27T21:24:00Z" w16du:dateUtc="2026-09-27T19:24:00Z"/>
          <w:rFonts w:asciiTheme="minorHAnsi" w:hAnsiTheme="minorHAnsi" w:cstheme="minorBidi"/>
          <w:noProof/>
          <w:kern w:val="2"/>
          <w:lang w:val="en-US"/>
          <w14:ligatures w14:val="standardContextual"/>
        </w:rPr>
      </w:pPr>
      <w:del w:id="66" w:author="Eckhard Ortwein" w:date="2026-09-27T21:24:00Z" w16du:dateUtc="2026-09-27T19:24:00Z">
        <w:r w:rsidRPr="0040708E">
          <w:rPr>
            <w:rFonts w:eastAsia="Times New Roman"/>
            <w:noProof/>
            <w:lang w:val="en-US"/>
          </w:rPr>
          <w:delText>3.1 Roles</w:delText>
        </w:r>
        <w:r w:rsidRPr="0040708E">
          <w:rPr>
            <w:noProof/>
            <w:lang w:val="en-US"/>
          </w:rPr>
          <w:tab/>
        </w:r>
        <w:r>
          <w:rPr>
            <w:noProof/>
          </w:rPr>
          <w:fldChar w:fldCharType="begin"/>
        </w:r>
        <w:r w:rsidRPr="0040708E">
          <w:rPr>
            <w:noProof/>
            <w:lang w:val="en-US"/>
          </w:rPr>
          <w:delInstrText xml:space="preserve"> PAGEREF _Toc240374334 \h </w:delInstrText>
        </w:r>
        <w:r>
          <w:rPr>
            <w:noProof/>
          </w:rPr>
        </w:r>
        <w:r>
          <w:rPr>
            <w:noProof/>
          </w:rPr>
          <w:fldChar w:fldCharType="separate"/>
        </w:r>
        <w:r w:rsidRPr="0040708E">
          <w:rPr>
            <w:noProof/>
            <w:lang w:val="en-US"/>
          </w:rPr>
          <w:delText>15</w:delText>
        </w:r>
        <w:r>
          <w:rPr>
            <w:noProof/>
          </w:rPr>
          <w:fldChar w:fldCharType="end"/>
        </w:r>
      </w:del>
    </w:p>
    <w:p w14:paraId="5710E4D1" w14:textId="1E66B88D" w:rsidR="005058C3" w:rsidRPr="0040708E" w:rsidRDefault="005058C3" w:rsidP="005058C3">
      <w:pPr>
        <w:pStyle w:val="Verzeichnis2"/>
        <w:tabs>
          <w:tab w:val="right" w:leader="dot" w:pos="9402"/>
        </w:tabs>
        <w:rPr>
          <w:del w:id="67" w:author="Eckhard Ortwein" w:date="2026-09-27T21:24:00Z" w16du:dateUtc="2026-09-27T19:24:00Z"/>
          <w:rFonts w:asciiTheme="minorHAnsi" w:hAnsiTheme="minorHAnsi" w:cstheme="minorBidi"/>
          <w:noProof/>
          <w:kern w:val="2"/>
          <w:lang w:val="en-US"/>
          <w14:ligatures w14:val="standardContextual"/>
        </w:rPr>
      </w:pPr>
      <w:del w:id="68" w:author="Eckhard Ortwein" w:date="2026-09-27T21:24:00Z" w16du:dateUtc="2026-09-27T19:24:00Z">
        <w:r w:rsidRPr="0040708E">
          <w:rPr>
            <w:rFonts w:eastAsia="Times New Roman"/>
            <w:noProof/>
            <w:lang w:val="en-US"/>
          </w:rPr>
          <w:delText>3.2 What is processed</w:delText>
        </w:r>
        <w:r w:rsidRPr="0040708E">
          <w:rPr>
            <w:noProof/>
            <w:lang w:val="en-US"/>
          </w:rPr>
          <w:tab/>
        </w:r>
        <w:r>
          <w:rPr>
            <w:noProof/>
          </w:rPr>
          <w:fldChar w:fldCharType="begin"/>
        </w:r>
        <w:r w:rsidRPr="0040708E">
          <w:rPr>
            <w:noProof/>
            <w:lang w:val="en-US"/>
          </w:rPr>
          <w:delInstrText xml:space="preserve"> PAGEREF _Toc240374335 \h </w:delInstrText>
        </w:r>
        <w:r>
          <w:rPr>
            <w:noProof/>
          </w:rPr>
        </w:r>
        <w:r>
          <w:rPr>
            <w:noProof/>
          </w:rPr>
          <w:fldChar w:fldCharType="separate"/>
        </w:r>
        <w:r w:rsidRPr="0040708E">
          <w:rPr>
            <w:noProof/>
            <w:lang w:val="en-US"/>
          </w:rPr>
          <w:delText>15</w:delText>
        </w:r>
        <w:r>
          <w:rPr>
            <w:noProof/>
          </w:rPr>
          <w:fldChar w:fldCharType="end"/>
        </w:r>
      </w:del>
    </w:p>
    <w:p w14:paraId="3E2711BF" w14:textId="794576BD" w:rsidR="005058C3" w:rsidRPr="0040708E" w:rsidRDefault="005058C3" w:rsidP="005058C3">
      <w:pPr>
        <w:pStyle w:val="Verzeichnis2"/>
        <w:tabs>
          <w:tab w:val="right" w:leader="dot" w:pos="9402"/>
        </w:tabs>
        <w:rPr>
          <w:del w:id="69" w:author="Eckhard Ortwein" w:date="2026-09-27T21:24:00Z" w16du:dateUtc="2026-09-27T19:24:00Z"/>
          <w:rFonts w:asciiTheme="minorHAnsi" w:hAnsiTheme="minorHAnsi" w:cstheme="minorBidi"/>
          <w:noProof/>
          <w:kern w:val="2"/>
          <w:lang w:val="en-US"/>
          <w14:ligatures w14:val="standardContextual"/>
        </w:rPr>
      </w:pPr>
      <w:del w:id="70" w:author="Eckhard Ortwein" w:date="2026-09-27T21:24:00Z" w16du:dateUtc="2026-09-27T19:24:00Z">
        <w:r w:rsidRPr="0040708E">
          <w:rPr>
            <w:rFonts w:eastAsia="Times New Roman"/>
            <w:noProof/>
            <w:lang w:val="en-US"/>
          </w:rPr>
          <w:delText>3.3 Purposes and legal basis</w:delText>
        </w:r>
        <w:r w:rsidRPr="0040708E">
          <w:rPr>
            <w:noProof/>
            <w:lang w:val="en-US"/>
          </w:rPr>
          <w:tab/>
        </w:r>
        <w:r>
          <w:rPr>
            <w:noProof/>
          </w:rPr>
          <w:fldChar w:fldCharType="begin"/>
        </w:r>
        <w:r w:rsidRPr="0040708E">
          <w:rPr>
            <w:noProof/>
            <w:lang w:val="en-US"/>
          </w:rPr>
          <w:delInstrText xml:space="preserve"> PAGEREF _Toc240374336 \h </w:delInstrText>
        </w:r>
        <w:r>
          <w:rPr>
            <w:noProof/>
          </w:rPr>
        </w:r>
        <w:r>
          <w:rPr>
            <w:noProof/>
          </w:rPr>
          <w:fldChar w:fldCharType="separate"/>
        </w:r>
        <w:r w:rsidRPr="0040708E">
          <w:rPr>
            <w:noProof/>
            <w:lang w:val="en-US"/>
          </w:rPr>
          <w:delText>15</w:delText>
        </w:r>
        <w:r>
          <w:rPr>
            <w:noProof/>
          </w:rPr>
          <w:fldChar w:fldCharType="end"/>
        </w:r>
      </w:del>
    </w:p>
    <w:p w14:paraId="7BE0B4D5" w14:textId="236392DC" w:rsidR="005058C3" w:rsidRPr="0040708E" w:rsidRDefault="005058C3" w:rsidP="005058C3">
      <w:pPr>
        <w:pStyle w:val="Verzeichnis2"/>
        <w:tabs>
          <w:tab w:val="right" w:leader="dot" w:pos="9402"/>
        </w:tabs>
        <w:rPr>
          <w:del w:id="71" w:author="Eckhard Ortwein" w:date="2026-09-27T21:24:00Z" w16du:dateUtc="2026-09-27T19:24:00Z"/>
          <w:rFonts w:asciiTheme="minorHAnsi" w:hAnsiTheme="minorHAnsi" w:cstheme="minorBidi"/>
          <w:noProof/>
          <w:kern w:val="2"/>
          <w:lang w:val="en-US"/>
          <w14:ligatures w14:val="standardContextual"/>
        </w:rPr>
      </w:pPr>
      <w:del w:id="72" w:author="Eckhard Ortwein" w:date="2026-09-27T21:24:00Z" w16du:dateUtc="2026-09-27T19:24:00Z">
        <w:r w:rsidRPr="0040708E">
          <w:rPr>
            <w:rFonts w:eastAsia="Times New Roman"/>
            <w:noProof/>
            <w:lang w:val="en-US"/>
          </w:rPr>
          <w:delText>3.4 Technical and organisational measures</w:delText>
        </w:r>
        <w:r w:rsidRPr="0040708E">
          <w:rPr>
            <w:noProof/>
            <w:lang w:val="en-US"/>
          </w:rPr>
          <w:tab/>
        </w:r>
        <w:r>
          <w:rPr>
            <w:noProof/>
          </w:rPr>
          <w:fldChar w:fldCharType="begin"/>
        </w:r>
        <w:r w:rsidRPr="0040708E">
          <w:rPr>
            <w:noProof/>
            <w:lang w:val="en-US"/>
          </w:rPr>
          <w:delInstrText xml:space="preserve"> PAGEREF _Toc240374337 \h </w:delInstrText>
        </w:r>
        <w:r>
          <w:rPr>
            <w:noProof/>
          </w:rPr>
        </w:r>
        <w:r>
          <w:rPr>
            <w:noProof/>
          </w:rPr>
          <w:fldChar w:fldCharType="separate"/>
        </w:r>
        <w:r w:rsidRPr="0040708E">
          <w:rPr>
            <w:noProof/>
            <w:lang w:val="en-US"/>
          </w:rPr>
          <w:delText>15</w:delText>
        </w:r>
        <w:r>
          <w:rPr>
            <w:noProof/>
          </w:rPr>
          <w:fldChar w:fldCharType="end"/>
        </w:r>
      </w:del>
    </w:p>
    <w:p w14:paraId="76865785" w14:textId="01651E2C" w:rsidR="005058C3" w:rsidRPr="0040708E" w:rsidRDefault="005058C3" w:rsidP="005058C3">
      <w:pPr>
        <w:pStyle w:val="Verzeichnis2"/>
        <w:tabs>
          <w:tab w:val="right" w:leader="dot" w:pos="9402"/>
        </w:tabs>
        <w:rPr>
          <w:del w:id="73" w:author="Eckhard Ortwein" w:date="2026-09-27T21:24:00Z" w16du:dateUtc="2026-09-27T19:24:00Z"/>
          <w:rFonts w:asciiTheme="minorHAnsi" w:hAnsiTheme="minorHAnsi" w:cstheme="minorBidi"/>
          <w:noProof/>
          <w:kern w:val="2"/>
          <w:lang w:val="en-US"/>
          <w14:ligatures w14:val="standardContextual"/>
        </w:rPr>
      </w:pPr>
      <w:del w:id="74" w:author="Eckhard Ortwein" w:date="2026-09-27T21:24:00Z" w16du:dateUtc="2026-09-27T19:24:00Z">
        <w:r w:rsidRPr="0040708E">
          <w:rPr>
            <w:rFonts w:eastAsia="Times New Roman"/>
            <w:noProof/>
            <w:lang w:val="en-US"/>
          </w:rPr>
          <w:delText>3.5 Transfers to third countries</w:delText>
        </w:r>
        <w:r w:rsidRPr="0040708E">
          <w:rPr>
            <w:noProof/>
            <w:lang w:val="en-US"/>
          </w:rPr>
          <w:tab/>
        </w:r>
        <w:r>
          <w:rPr>
            <w:noProof/>
          </w:rPr>
          <w:fldChar w:fldCharType="begin"/>
        </w:r>
        <w:r w:rsidRPr="0040708E">
          <w:rPr>
            <w:noProof/>
            <w:lang w:val="en-US"/>
          </w:rPr>
          <w:delInstrText xml:space="preserve"> PAGEREF _Toc240374338 \h </w:delInstrText>
        </w:r>
        <w:r>
          <w:rPr>
            <w:noProof/>
          </w:rPr>
        </w:r>
        <w:r>
          <w:rPr>
            <w:noProof/>
          </w:rPr>
          <w:fldChar w:fldCharType="separate"/>
        </w:r>
        <w:r w:rsidRPr="0040708E">
          <w:rPr>
            <w:noProof/>
            <w:lang w:val="en-US"/>
          </w:rPr>
          <w:delText>16</w:delText>
        </w:r>
        <w:r>
          <w:rPr>
            <w:noProof/>
          </w:rPr>
          <w:fldChar w:fldCharType="end"/>
        </w:r>
      </w:del>
    </w:p>
    <w:p w14:paraId="1AD88B2B" w14:textId="6EF8971C" w:rsidR="005058C3" w:rsidRPr="0040708E" w:rsidRDefault="005058C3" w:rsidP="005058C3">
      <w:pPr>
        <w:pStyle w:val="Verzeichnis2"/>
        <w:tabs>
          <w:tab w:val="right" w:leader="dot" w:pos="9402"/>
        </w:tabs>
        <w:rPr>
          <w:del w:id="75" w:author="Eckhard Ortwein" w:date="2026-09-27T21:24:00Z" w16du:dateUtc="2026-09-27T19:24:00Z"/>
          <w:rFonts w:asciiTheme="minorHAnsi" w:hAnsiTheme="minorHAnsi" w:cstheme="minorBidi"/>
          <w:noProof/>
          <w:kern w:val="2"/>
          <w:lang w:val="en-US"/>
          <w14:ligatures w14:val="standardContextual"/>
        </w:rPr>
      </w:pPr>
      <w:del w:id="76" w:author="Eckhard Ortwein" w:date="2026-09-27T21:24:00Z" w16du:dateUtc="2026-09-27T19:24:00Z">
        <w:r w:rsidRPr="0040708E">
          <w:rPr>
            <w:rFonts w:eastAsia="Times New Roman"/>
            <w:noProof/>
            <w:lang w:val="en-US"/>
          </w:rPr>
          <w:delText>3.6 Cooperation</w:delText>
        </w:r>
        <w:r w:rsidRPr="0040708E">
          <w:rPr>
            <w:noProof/>
            <w:lang w:val="en-US"/>
          </w:rPr>
          <w:tab/>
        </w:r>
        <w:r>
          <w:rPr>
            <w:noProof/>
          </w:rPr>
          <w:fldChar w:fldCharType="begin"/>
        </w:r>
        <w:r w:rsidRPr="0040708E">
          <w:rPr>
            <w:noProof/>
            <w:lang w:val="en-US"/>
          </w:rPr>
          <w:delInstrText xml:space="preserve"> PAGEREF _Toc240374339 \h </w:delInstrText>
        </w:r>
        <w:r>
          <w:rPr>
            <w:noProof/>
          </w:rPr>
        </w:r>
        <w:r>
          <w:rPr>
            <w:noProof/>
          </w:rPr>
          <w:fldChar w:fldCharType="separate"/>
        </w:r>
        <w:r w:rsidRPr="0040708E">
          <w:rPr>
            <w:noProof/>
            <w:lang w:val="en-US"/>
          </w:rPr>
          <w:delText>16</w:delText>
        </w:r>
        <w:r>
          <w:rPr>
            <w:noProof/>
          </w:rPr>
          <w:fldChar w:fldCharType="end"/>
        </w:r>
      </w:del>
    </w:p>
    <w:p w14:paraId="005FC239" w14:textId="4B0D7029" w:rsidR="005058C3" w:rsidRPr="0040708E" w:rsidRDefault="005058C3" w:rsidP="005058C3">
      <w:pPr>
        <w:pStyle w:val="Verzeichnis1"/>
        <w:tabs>
          <w:tab w:val="right" w:leader="dot" w:pos="9402"/>
        </w:tabs>
        <w:rPr>
          <w:del w:id="77" w:author="Eckhard Ortwein" w:date="2026-09-27T21:24:00Z" w16du:dateUtc="2026-09-27T19:24:00Z"/>
          <w:rFonts w:asciiTheme="minorHAnsi" w:hAnsiTheme="minorHAnsi" w:cstheme="minorBidi"/>
          <w:noProof/>
          <w:kern w:val="2"/>
          <w:lang w:val="en-US"/>
          <w14:ligatures w14:val="standardContextual"/>
        </w:rPr>
      </w:pPr>
      <w:del w:id="78" w:author="Eckhard Ortwein" w:date="2026-09-27T21:24:00Z" w16du:dateUtc="2026-09-27T19:24:00Z">
        <w:r w:rsidRPr="0040708E">
          <w:rPr>
            <w:rFonts w:eastAsia="Times New Roman"/>
            <w:noProof/>
            <w:lang w:val="en-US"/>
          </w:rPr>
          <w:delText>Permitted Affiliates</w:delText>
        </w:r>
        <w:r w:rsidRPr="0040708E">
          <w:rPr>
            <w:noProof/>
            <w:lang w:val="en-US"/>
          </w:rPr>
          <w:tab/>
        </w:r>
        <w:r>
          <w:rPr>
            <w:noProof/>
          </w:rPr>
          <w:fldChar w:fldCharType="begin"/>
        </w:r>
        <w:r w:rsidRPr="0040708E">
          <w:rPr>
            <w:noProof/>
            <w:lang w:val="en-US"/>
          </w:rPr>
          <w:delInstrText xml:space="preserve"> PAGEREF _Toc240374340 \h </w:delInstrText>
        </w:r>
        <w:r>
          <w:rPr>
            <w:noProof/>
          </w:rPr>
        </w:r>
        <w:r>
          <w:rPr>
            <w:noProof/>
          </w:rPr>
          <w:fldChar w:fldCharType="separate"/>
        </w:r>
        <w:r w:rsidRPr="0040708E">
          <w:rPr>
            <w:noProof/>
            <w:lang w:val="en-US"/>
          </w:rPr>
          <w:delText>17</w:delText>
        </w:r>
        <w:r>
          <w:rPr>
            <w:noProof/>
          </w:rPr>
          <w:fldChar w:fldCharType="end"/>
        </w:r>
      </w:del>
    </w:p>
    <w:p w14:paraId="74AAB0C3" w14:textId="2D33C622" w:rsidR="005058C3" w:rsidRPr="0040708E" w:rsidRDefault="005058C3" w:rsidP="005058C3">
      <w:pPr>
        <w:pStyle w:val="Verzeichnis2"/>
        <w:tabs>
          <w:tab w:val="right" w:leader="dot" w:pos="9402"/>
        </w:tabs>
        <w:rPr>
          <w:del w:id="79" w:author="Eckhard Ortwein" w:date="2026-09-27T21:24:00Z" w16du:dateUtc="2026-09-27T19:24:00Z"/>
          <w:rFonts w:asciiTheme="minorHAnsi" w:hAnsiTheme="minorHAnsi" w:cstheme="minorBidi"/>
          <w:noProof/>
          <w:kern w:val="2"/>
          <w:lang w:val="en-US"/>
          <w14:ligatures w14:val="standardContextual"/>
        </w:rPr>
      </w:pPr>
      <w:del w:id="80" w:author="Eckhard Ortwein" w:date="2026-09-27T21:24:00Z" w16du:dateUtc="2026-09-27T19:24:00Z">
        <w:r w:rsidRPr="0040708E">
          <w:rPr>
            <w:rFonts w:eastAsia="Times New Roman"/>
            <w:noProof/>
            <w:lang w:val="en-US"/>
          </w:rPr>
          <w:delText>4.1 Admitted affiliates</w:delText>
        </w:r>
        <w:r w:rsidRPr="0040708E">
          <w:rPr>
            <w:noProof/>
            <w:lang w:val="en-US"/>
          </w:rPr>
          <w:tab/>
        </w:r>
        <w:r>
          <w:rPr>
            <w:noProof/>
          </w:rPr>
          <w:fldChar w:fldCharType="begin"/>
        </w:r>
        <w:r w:rsidRPr="0040708E">
          <w:rPr>
            <w:noProof/>
            <w:lang w:val="en-US"/>
          </w:rPr>
          <w:delInstrText xml:space="preserve"> PAGEREF _Toc240374341 \h </w:delInstrText>
        </w:r>
        <w:r>
          <w:rPr>
            <w:noProof/>
          </w:rPr>
        </w:r>
        <w:r>
          <w:rPr>
            <w:noProof/>
          </w:rPr>
          <w:fldChar w:fldCharType="separate"/>
        </w:r>
        <w:r w:rsidRPr="0040708E">
          <w:rPr>
            <w:noProof/>
            <w:lang w:val="en-US"/>
          </w:rPr>
          <w:delText>17</w:delText>
        </w:r>
        <w:r>
          <w:rPr>
            <w:noProof/>
          </w:rPr>
          <w:fldChar w:fldCharType="end"/>
        </w:r>
      </w:del>
    </w:p>
    <w:p w14:paraId="534C218D" w14:textId="08710AF9" w:rsidR="005058C3" w:rsidRPr="0040708E" w:rsidRDefault="005058C3" w:rsidP="005058C3">
      <w:pPr>
        <w:pStyle w:val="Verzeichnis2"/>
        <w:tabs>
          <w:tab w:val="right" w:leader="dot" w:pos="9402"/>
        </w:tabs>
        <w:rPr>
          <w:del w:id="81" w:author="Eckhard Ortwein" w:date="2026-09-27T21:24:00Z" w16du:dateUtc="2026-09-27T19:24:00Z"/>
          <w:rFonts w:asciiTheme="minorHAnsi" w:hAnsiTheme="minorHAnsi" w:cstheme="minorBidi"/>
          <w:noProof/>
          <w:kern w:val="2"/>
          <w:lang w:val="en-US"/>
          <w14:ligatures w14:val="standardContextual"/>
        </w:rPr>
      </w:pPr>
      <w:del w:id="82" w:author="Eckhard Ortwein" w:date="2026-09-27T21:24:00Z" w16du:dateUtc="2026-09-27T19:24:00Z">
        <w:r w:rsidRPr="0040708E">
          <w:rPr>
            <w:rFonts w:eastAsia="Times New Roman"/>
            <w:noProof/>
            <w:lang w:val="en-US"/>
          </w:rPr>
          <w:delText>4.2 Leaving the group</w:delText>
        </w:r>
        <w:r w:rsidRPr="0040708E">
          <w:rPr>
            <w:noProof/>
            <w:lang w:val="en-US"/>
          </w:rPr>
          <w:tab/>
        </w:r>
        <w:r>
          <w:rPr>
            <w:noProof/>
          </w:rPr>
          <w:fldChar w:fldCharType="begin"/>
        </w:r>
        <w:r w:rsidRPr="0040708E">
          <w:rPr>
            <w:noProof/>
            <w:lang w:val="en-US"/>
          </w:rPr>
          <w:delInstrText xml:space="preserve"> PAGEREF _Toc240374342 \h </w:delInstrText>
        </w:r>
        <w:r>
          <w:rPr>
            <w:noProof/>
          </w:rPr>
        </w:r>
        <w:r>
          <w:rPr>
            <w:noProof/>
          </w:rPr>
          <w:fldChar w:fldCharType="separate"/>
        </w:r>
        <w:r w:rsidRPr="0040708E">
          <w:rPr>
            <w:noProof/>
            <w:lang w:val="en-US"/>
          </w:rPr>
          <w:delText>17</w:delText>
        </w:r>
        <w:r>
          <w:rPr>
            <w:noProof/>
          </w:rPr>
          <w:fldChar w:fldCharType="end"/>
        </w:r>
      </w:del>
    </w:p>
    <w:p w14:paraId="2AAFF810" w14:textId="72D9C00A" w:rsidR="005058C3" w:rsidRPr="0040708E" w:rsidRDefault="005058C3" w:rsidP="005058C3">
      <w:pPr>
        <w:pStyle w:val="Verzeichnis1"/>
        <w:tabs>
          <w:tab w:val="right" w:leader="dot" w:pos="9402"/>
        </w:tabs>
        <w:rPr>
          <w:del w:id="83" w:author="Eckhard Ortwein" w:date="2026-09-27T21:24:00Z" w16du:dateUtc="2026-09-27T19:24:00Z"/>
          <w:rFonts w:asciiTheme="minorHAnsi" w:hAnsiTheme="minorHAnsi" w:cstheme="minorBidi"/>
          <w:noProof/>
          <w:kern w:val="2"/>
          <w:lang w:val="en-US"/>
          <w14:ligatures w14:val="standardContextual"/>
        </w:rPr>
      </w:pPr>
      <w:del w:id="84" w:author="Eckhard Ortwein" w:date="2026-09-27T21:24:00Z" w16du:dateUtc="2026-09-27T19:24:00Z">
        <w:r w:rsidRPr="0040708E">
          <w:rPr>
            <w:rFonts w:eastAsia="Times New Roman"/>
            <w:noProof/>
            <w:lang w:val="en-US"/>
          </w:rPr>
          <w:delText>End-client terms to be passed through</w:delText>
        </w:r>
        <w:r w:rsidRPr="0040708E">
          <w:rPr>
            <w:noProof/>
            <w:lang w:val="en-US"/>
          </w:rPr>
          <w:tab/>
        </w:r>
        <w:r>
          <w:rPr>
            <w:noProof/>
          </w:rPr>
          <w:fldChar w:fldCharType="begin"/>
        </w:r>
        <w:r w:rsidRPr="0040708E">
          <w:rPr>
            <w:noProof/>
            <w:lang w:val="en-US"/>
          </w:rPr>
          <w:delInstrText xml:space="preserve"> PAGEREF _Toc240374343 \h </w:delInstrText>
        </w:r>
        <w:r>
          <w:rPr>
            <w:noProof/>
          </w:rPr>
        </w:r>
        <w:r>
          <w:rPr>
            <w:noProof/>
          </w:rPr>
          <w:fldChar w:fldCharType="separate"/>
        </w:r>
        <w:r w:rsidRPr="0040708E">
          <w:rPr>
            <w:noProof/>
            <w:lang w:val="en-US"/>
          </w:rPr>
          <w:delText>18</w:delText>
        </w:r>
        <w:r>
          <w:rPr>
            <w:noProof/>
          </w:rPr>
          <w:fldChar w:fldCharType="end"/>
        </w:r>
      </w:del>
    </w:p>
    <w:p w14:paraId="3BCC4F7C" w14:textId="429EAD8C" w:rsidR="005058C3" w:rsidRPr="0040708E" w:rsidRDefault="005058C3" w:rsidP="005058C3">
      <w:pPr>
        <w:pStyle w:val="Verzeichnis2"/>
        <w:tabs>
          <w:tab w:val="right" w:leader="dot" w:pos="9402"/>
        </w:tabs>
        <w:rPr>
          <w:del w:id="85" w:author="Eckhard Ortwein" w:date="2026-09-27T21:24:00Z" w16du:dateUtc="2026-09-27T19:24:00Z"/>
          <w:rFonts w:asciiTheme="minorHAnsi" w:hAnsiTheme="minorHAnsi" w:cstheme="minorBidi"/>
          <w:noProof/>
          <w:kern w:val="2"/>
          <w:lang w:val="en-US"/>
          <w14:ligatures w14:val="standardContextual"/>
        </w:rPr>
      </w:pPr>
      <w:del w:id="86" w:author="Eckhard Ortwein" w:date="2026-09-27T21:24:00Z" w16du:dateUtc="2026-09-27T19:24:00Z">
        <w:r w:rsidRPr="0040708E">
          <w:rPr>
            <w:rFonts w:eastAsia="Times New Roman"/>
            <w:noProof/>
            <w:lang w:val="en-US"/>
          </w:rPr>
          <w:delText>5.1 How this Annex works</w:delText>
        </w:r>
        <w:r w:rsidRPr="0040708E">
          <w:rPr>
            <w:noProof/>
            <w:lang w:val="en-US"/>
          </w:rPr>
          <w:tab/>
        </w:r>
        <w:r>
          <w:rPr>
            <w:noProof/>
          </w:rPr>
          <w:fldChar w:fldCharType="begin"/>
        </w:r>
        <w:r w:rsidRPr="0040708E">
          <w:rPr>
            <w:noProof/>
            <w:lang w:val="en-US"/>
          </w:rPr>
          <w:delInstrText xml:space="preserve"> PAGEREF _Toc240374344 \h </w:delInstrText>
        </w:r>
        <w:r>
          <w:rPr>
            <w:noProof/>
          </w:rPr>
        </w:r>
        <w:r>
          <w:rPr>
            <w:noProof/>
          </w:rPr>
          <w:fldChar w:fldCharType="separate"/>
        </w:r>
        <w:r w:rsidRPr="0040708E">
          <w:rPr>
            <w:noProof/>
            <w:lang w:val="en-US"/>
          </w:rPr>
          <w:delText>18</w:delText>
        </w:r>
        <w:r>
          <w:rPr>
            <w:noProof/>
          </w:rPr>
          <w:fldChar w:fldCharType="end"/>
        </w:r>
      </w:del>
    </w:p>
    <w:p w14:paraId="28122170" w14:textId="00FC7770" w:rsidR="005058C3" w:rsidRPr="0040708E" w:rsidRDefault="005058C3" w:rsidP="005058C3">
      <w:pPr>
        <w:pStyle w:val="Verzeichnis2"/>
        <w:tabs>
          <w:tab w:val="right" w:leader="dot" w:pos="9402"/>
        </w:tabs>
        <w:rPr>
          <w:del w:id="87" w:author="Eckhard Ortwein" w:date="2026-09-27T21:24:00Z" w16du:dateUtc="2026-09-27T19:24:00Z"/>
          <w:rFonts w:asciiTheme="minorHAnsi" w:hAnsiTheme="minorHAnsi" w:cstheme="minorBidi"/>
          <w:noProof/>
          <w:kern w:val="2"/>
          <w:lang w:val="en-US"/>
          <w14:ligatures w14:val="standardContextual"/>
        </w:rPr>
      </w:pPr>
      <w:del w:id="88" w:author="Eckhard Ortwein" w:date="2026-09-27T21:24:00Z" w16du:dateUtc="2026-09-27T19:24:00Z">
        <w:r w:rsidRPr="0040708E">
          <w:rPr>
            <w:rFonts w:eastAsia="Times New Roman"/>
            <w:noProof/>
            <w:lang w:val="en-US"/>
          </w:rPr>
          <w:delText>5.2 The terms</w:delText>
        </w:r>
        <w:r w:rsidRPr="0040708E">
          <w:rPr>
            <w:noProof/>
            <w:lang w:val="en-US"/>
          </w:rPr>
          <w:tab/>
        </w:r>
        <w:r>
          <w:rPr>
            <w:noProof/>
          </w:rPr>
          <w:fldChar w:fldCharType="begin"/>
        </w:r>
        <w:r w:rsidRPr="0040708E">
          <w:rPr>
            <w:noProof/>
            <w:lang w:val="en-US"/>
          </w:rPr>
          <w:delInstrText xml:space="preserve"> PAGEREF _Toc240374345 \h </w:delInstrText>
        </w:r>
        <w:r>
          <w:rPr>
            <w:noProof/>
          </w:rPr>
        </w:r>
        <w:r>
          <w:rPr>
            <w:noProof/>
          </w:rPr>
          <w:fldChar w:fldCharType="separate"/>
        </w:r>
        <w:r w:rsidRPr="0040708E">
          <w:rPr>
            <w:noProof/>
            <w:lang w:val="en-US"/>
          </w:rPr>
          <w:delText>18</w:delText>
        </w:r>
        <w:r>
          <w:rPr>
            <w:noProof/>
          </w:rPr>
          <w:fldChar w:fldCharType="end"/>
        </w:r>
      </w:del>
    </w:p>
    <w:p w14:paraId="5A9993E9" w14:textId="4A5F1FBF" w:rsidR="005058C3" w:rsidRDefault="005058C3" w:rsidP="005058C3">
      <w:pPr>
        <w:pStyle w:val="Verzeichnis2"/>
        <w:tabs>
          <w:tab w:val="right" w:leader="dot" w:pos="9402"/>
        </w:tabs>
        <w:rPr>
          <w:del w:id="89" w:author="Eckhard Ortwein" w:date="2026-09-27T21:24:00Z" w16du:dateUtc="2026-09-27T19:24:00Z"/>
          <w:rFonts w:asciiTheme="minorHAnsi" w:hAnsiTheme="minorHAnsi" w:cstheme="minorBidi"/>
          <w:noProof/>
          <w:kern w:val="2"/>
          <w14:ligatures w14:val="standardContextual"/>
        </w:rPr>
      </w:pPr>
      <w:del w:id="90" w:author="Eckhard Ortwein" w:date="2026-09-27T21:24:00Z" w16du:dateUtc="2026-09-27T19:24:00Z">
        <w:r w:rsidRPr="00383F32">
          <w:rPr>
            <w:rFonts w:eastAsia="Times New Roman"/>
            <w:noProof/>
          </w:rPr>
          <w:delText>5.3 Changes</w:delText>
        </w:r>
        <w:r>
          <w:rPr>
            <w:noProof/>
          </w:rPr>
          <w:tab/>
        </w:r>
        <w:r>
          <w:rPr>
            <w:noProof/>
          </w:rPr>
          <w:fldChar w:fldCharType="begin"/>
        </w:r>
        <w:r>
          <w:rPr>
            <w:noProof/>
          </w:rPr>
          <w:delInstrText xml:space="preserve"> PAGEREF _Toc240374346 \h </w:delInstrText>
        </w:r>
        <w:r>
          <w:rPr>
            <w:noProof/>
          </w:rPr>
        </w:r>
        <w:r>
          <w:rPr>
            <w:noProof/>
          </w:rPr>
          <w:fldChar w:fldCharType="separate"/>
        </w:r>
        <w:r>
          <w:rPr>
            <w:noProof/>
          </w:rPr>
          <w:delText>18</w:delText>
        </w:r>
        <w:r>
          <w:rPr>
            <w:noProof/>
          </w:rPr>
          <w:fldChar w:fldCharType="end"/>
        </w:r>
      </w:del>
    </w:p>
    <w:p w14:paraId="57E6C4B4" w14:textId="522BBA80" w:rsidR="004C30B2" w:rsidRDefault="005058C3" w:rsidP="004C30B2">
      <w:pPr>
        <w:pStyle w:val="Verzeichnis1"/>
        <w:tabs>
          <w:tab w:val="right" w:leader="dot" w:pos="9402"/>
        </w:tabs>
        <w:rPr>
          <w:ins w:id="91" w:author="Eckhard Ortwein" w:date="2026-09-27T21:24:00Z" w16du:dateUtc="2026-09-27T19:24:00Z"/>
          <w:rFonts w:asciiTheme="minorHAnsi" w:hAnsiTheme="minorHAnsi" w:cstheme="minorBidi"/>
          <w:noProof/>
          <w:kern w:val="2"/>
          <w14:ligatures w14:val="standardContextual"/>
        </w:rPr>
      </w:pPr>
      <w:del w:id="92" w:author="Eckhard Ortwein" w:date="2026-09-27T21:24:00Z" w16du:dateUtc="2026-09-27T19:24:00Z">
        <w:r>
          <w:rPr>
            <w:b/>
            <w:bCs/>
            <w:color w:val="6895FF"/>
            <w:spacing w:val="20"/>
            <w:sz w:val="16"/>
            <w:szCs w:val="16"/>
          </w:rPr>
          <w:fldChar w:fldCharType="end"/>
        </w:r>
      </w:del>
      <w:ins w:id="93" w:author="Eckhard Ortwein" w:date="2026-09-27T21:24:00Z" w16du:dateUtc="2026-09-27T19:24:00Z">
        <w:r w:rsidR="004C30B2">
          <w:rPr>
            <w:b/>
            <w:bCs/>
            <w:color w:val="6895FF"/>
            <w:spacing w:val="20"/>
            <w:sz w:val="16"/>
            <w:szCs w:val="16"/>
          </w:rPr>
          <w:fldChar w:fldCharType="begin"/>
        </w:r>
        <w:r w:rsidR="004C30B2">
          <w:rPr>
            <w:b/>
            <w:bCs/>
            <w:color w:val="6895FF"/>
            <w:spacing w:val="20"/>
            <w:sz w:val="16"/>
            <w:szCs w:val="16"/>
          </w:rPr>
          <w:instrText xml:space="preserve"> TOC \o "1-2" </w:instrText>
        </w:r>
        <w:r w:rsidR="004C30B2">
          <w:rPr>
            <w:b/>
            <w:bCs/>
            <w:color w:val="6895FF"/>
            <w:spacing w:val="20"/>
            <w:sz w:val="16"/>
            <w:szCs w:val="16"/>
          </w:rPr>
          <w:fldChar w:fldCharType="separate"/>
        </w:r>
        <w:r w:rsidR="004C30B2">
          <w:rPr>
            <w:noProof/>
          </w:rPr>
          <w:t>Contents</w:t>
        </w:r>
        <w:r w:rsidR="004C30B2">
          <w:rPr>
            <w:noProof/>
          </w:rPr>
          <w:tab/>
        </w:r>
        <w:r w:rsidR="004C30B2">
          <w:rPr>
            <w:noProof/>
          </w:rPr>
          <w:fldChar w:fldCharType="begin"/>
        </w:r>
        <w:r w:rsidR="004C30B2">
          <w:rPr>
            <w:noProof/>
          </w:rPr>
          <w:instrText xml:space="preserve"> PAGEREF _Toc241436690 \h </w:instrText>
        </w:r>
        <w:r w:rsidR="004C30B2">
          <w:rPr>
            <w:noProof/>
          </w:rPr>
        </w:r>
        <w:r w:rsidR="004C30B2">
          <w:rPr>
            <w:noProof/>
          </w:rPr>
          <w:fldChar w:fldCharType="separate"/>
        </w:r>
        <w:r w:rsidR="004C30B2">
          <w:rPr>
            <w:noProof/>
          </w:rPr>
          <w:t>1</w:t>
        </w:r>
        <w:r w:rsidR="004C30B2">
          <w:rPr>
            <w:noProof/>
          </w:rPr>
          <w:fldChar w:fldCharType="end"/>
        </w:r>
      </w:ins>
    </w:p>
    <w:p w14:paraId="4B151504" w14:textId="4899B887" w:rsidR="004C30B2" w:rsidRDefault="004C30B2" w:rsidP="004C30B2">
      <w:pPr>
        <w:pStyle w:val="Verzeichnis1"/>
        <w:tabs>
          <w:tab w:val="right" w:leader="dot" w:pos="9402"/>
        </w:tabs>
        <w:rPr>
          <w:ins w:id="94" w:author="Eckhard Ortwein" w:date="2026-09-27T21:24:00Z" w16du:dateUtc="2026-09-27T19:24:00Z"/>
          <w:rFonts w:asciiTheme="minorHAnsi" w:hAnsiTheme="minorHAnsi" w:cstheme="minorBidi"/>
          <w:noProof/>
          <w:kern w:val="2"/>
          <w14:ligatures w14:val="standardContextual"/>
        </w:rPr>
      </w:pPr>
      <w:ins w:id="95" w:author="Eckhard Ortwein" w:date="2026-09-27T21:24:00Z" w16du:dateUtc="2026-09-27T19:24:00Z">
        <w:r w:rsidRPr="002F6B62">
          <w:rPr>
            <w:rFonts w:eastAsia="Times New Roman"/>
            <w:noProof/>
          </w:rPr>
          <w:t>Reselling of company registry documents and registry data</w:t>
        </w:r>
        <w:r>
          <w:rPr>
            <w:noProof/>
          </w:rPr>
          <w:tab/>
        </w:r>
        <w:r>
          <w:rPr>
            <w:noProof/>
          </w:rPr>
          <w:fldChar w:fldCharType="begin"/>
        </w:r>
        <w:r>
          <w:rPr>
            <w:noProof/>
          </w:rPr>
          <w:instrText xml:space="preserve"> PAGEREF _Toc241436691 \h </w:instrText>
        </w:r>
        <w:r>
          <w:rPr>
            <w:noProof/>
          </w:rPr>
        </w:r>
        <w:r>
          <w:rPr>
            <w:noProof/>
          </w:rPr>
          <w:fldChar w:fldCharType="separate"/>
        </w:r>
        <w:r>
          <w:rPr>
            <w:noProof/>
          </w:rPr>
          <w:t>2</w:t>
        </w:r>
        <w:r>
          <w:rPr>
            <w:noProof/>
          </w:rPr>
          <w:fldChar w:fldCharType="end"/>
        </w:r>
      </w:ins>
    </w:p>
    <w:p w14:paraId="02D41C50" w14:textId="26A2D588" w:rsidR="004C30B2" w:rsidRDefault="004C30B2" w:rsidP="004C30B2">
      <w:pPr>
        <w:pStyle w:val="Verzeichnis2"/>
        <w:tabs>
          <w:tab w:val="right" w:leader="dot" w:pos="9402"/>
        </w:tabs>
        <w:rPr>
          <w:ins w:id="96" w:author="Eckhard Ortwein" w:date="2026-09-27T21:24:00Z" w16du:dateUtc="2026-09-27T19:24:00Z"/>
          <w:rFonts w:asciiTheme="minorHAnsi" w:hAnsiTheme="minorHAnsi" w:cstheme="minorBidi"/>
          <w:noProof/>
          <w:kern w:val="2"/>
          <w14:ligatures w14:val="standardContextual"/>
        </w:rPr>
      </w:pPr>
      <w:ins w:id="97" w:author="Eckhard Ortwein" w:date="2026-09-27T21:24:00Z" w16du:dateUtc="2026-09-27T19:24:00Z">
        <w:r w:rsidRPr="002F6B62">
          <w:rPr>
            <w:rFonts w:eastAsia="Times New Roman"/>
            <w:noProof/>
          </w:rPr>
          <w:t>1 Definitions</w:t>
        </w:r>
        <w:r>
          <w:rPr>
            <w:noProof/>
          </w:rPr>
          <w:tab/>
        </w:r>
        <w:r>
          <w:rPr>
            <w:noProof/>
          </w:rPr>
          <w:fldChar w:fldCharType="begin"/>
        </w:r>
        <w:r>
          <w:rPr>
            <w:noProof/>
          </w:rPr>
          <w:instrText xml:space="preserve"> PAGEREF _Toc241436692 \h </w:instrText>
        </w:r>
        <w:r>
          <w:rPr>
            <w:noProof/>
          </w:rPr>
        </w:r>
        <w:r>
          <w:rPr>
            <w:noProof/>
          </w:rPr>
          <w:fldChar w:fldCharType="separate"/>
        </w:r>
        <w:r>
          <w:rPr>
            <w:noProof/>
          </w:rPr>
          <w:t>2</w:t>
        </w:r>
        <w:r>
          <w:rPr>
            <w:noProof/>
          </w:rPr>
          <w:fldChar w:fldCharType="end"/>
        </w:r>
      </w:ins>
    </w:p>
    <w:p w14:paraId="1E4EE515" w14:textId="5A364EE4" w:rsidR="004C30B2" w:rsidRDefault="004C30B2" w:rsidP="004C30B2">
      <w:pPr>
        <w:pStyle w:val="Verzeichnis2"/>
        <w:tabs>
          <w:tab w:val="right" w:leader="dot" w:pos="9402"/>
        </w:tabs>
        <w:rPr>
          <w:ins w:id="98" w:author="Eckhard Ortwein" w:date="2026-09-27T21:24:00Z" w16du:dateUtc="2026-09-27T19:24:00Z"/>
          <w:rFonts w:asciiTheme="minorHAnsi" w:hAnsiTheme="minorHAnsi" w:cstheme="minorBidi"/>
          <w:noProof/>
          <w:kern w:val="2"/>
          <w14:ligatures w14:val="standardContextual"/>
        </w:rPr>
      </w:pPr>
      <w:ins w:id="99" w:author="Eckhard Ortwein" w:date="2026-09-27T21:24:00Z" w16du:dateUtc="2026-09-27T19:24:00Z">
        <w:r w:rsidRPr="002F6B62">
          <w:rPr>
            <w:rFonts w:eastAsia="Times New Roman"/>
            <w:noProof/>
          </w:rPr>
          <w:t>2 Subject matter</w:t>
        </w:r>
        <w:r>
          <w:rPr>
            <w:noProof/>
          </w:rPr>
          <w:tab/>
        </w:r>
        <w:r>
          <w:rPr>
            <w:noProof/>
          </w:rPr>
          <w:fldChar w:fldCharType="begin"/>
        </w:r>
        <w:r>
          <w:rPr>
            <w:noProof/>
          </w:rPr>
          <w:instrText xml:space="preserve"> PAGEREF _Toc241436693 \h </w:instrText>
        </w:r>
        <w:r>
          <w:rPr>
            <w:noProof/>
          </w:rPr>
        </w:r>
        <w:r>
          <w:rPr>
            <w:noProof/>
          </w:rPr>
          <w:fldChar w:fldCharType="separate"/>
        </w:r>
        <w:r>
          <w:rPr>
            <w:noProof/>
          </w:rPr>
          <w:t>2</w:t>
        </w:r>
        <w:r>
          <w:rPr>
            <w:noProof/>
          </w:rPr>
          <w:fldChar w:fldCharType="end"/>
        </w:r>
      </w:ins>
    </w:p>
    <w:p w14:paraId="53B71D10" w14:textId="13262E24" w:rsidR="004C30B2" w:rsidRDefault="004C30B2" w:rsidP="004C30B2">
      <w:pPr>
        <w:pStyle w:val="Verzeichnis2"/>
        <w:tabs>
          <w:tab w:val="right" w:leader="dot" w:pos="9402"/>
        </w:tabs>
        <w:rPr>
          <w:ins w:id="100" w:author="Eckhard Ortwein" w:date="2026-09-27T21:24:00Z" w16du:dateUtc="2026-09-27T19:24:00Z"/>
          <w:rFonts w:asciiTheme="minorHAnsi" w:hAnsiTheme="minorHAnsi" w:cstheme="minorBidi"/>
          <w:noProof/>
          <w:kern w:val="2"/>
          <w14:ligatures w14:val="standardContextual"/>
        </w:rPr>
      </w:pPr>
      <w:ins w:id="101" w:author="Eckhard Ortwein" w:date="2026-09-27T21:24:00Z" w16du:dateUtc="2026-09-27T19:24:00Z">
        <w:r w:rsidRPr="002F6B62">
          <w:rPr>
            <w:rFonts w:eastAsia="Times New Roman"/>
            <w:noProof/>
          </w:rPr>
          <w:t>3 Grant of rights</w:t>
        </w:r>
        <w:r>
          <w:rPr>
            <w:noProof/>
          </w:rPr>
          <w:tab/>
        </w:r>
        <w:r>
          <w:rPr>
            <w:noProof/>
          </w:rPr>
          <w:fldChar w:fldCharType="begin"/>
        </w:r>
        <w:r>
          <w:rPr>
            <w:noProof/>
          </w:rPr>
          <w:instrText xml:space="preserve"> PAGEREF _Toc241436694 \h </w:instrText>
        </w:r>
        <w:r>
          <w:rPr>
            <w:noProof/>
          </w:rPr>
        </w:r>
        <w:r>
          <w:rPr>
            <w:noProof/>
          </w:rPr>
          <w:fldChar w:fldCharType="separate"/>
        </w:r>
        <w:r>
          <w:rPr>
            <w:noProof/>
          </w:rPr>
          <w:t>3</w:t>
        </w:r>
        <w:r>
          <w:rPr>
            <w:noProof/>
          </w:rPr>
          <w:fldChar w:fldCharType="end"/>
        </w:r>
      </w:ins>
    </w:p>
    <w:p w14:paraId="32E2D5C4" w14:textId="2E934876" w:rsidR="004C30B2" w:rsidRDefault="004C30B2" w:rsidP="004C30B2">
      <w:pPr>
        <w:pStyle w:val="Verzeichnis2"/>
        <w:tabs>
          <w:tab w:val="right" w:leader="dot" w:pos="9402"/>
        </w:tabs>
        <w:rPr>
          <w:ins w:id="102" w:author="Eckhard Ortwein" w:date="2026-09-27T21:24:00Z" w16du:dateUtc="2026-09-27T19:24:00Z"/>
          <w:rFonts w:asciiTheme="minorHAnsi" w:hAnsiTheme="minorHAnsi" w:cstheme="minorBidi"/>
          <w:noProof/>
          <w:kern w:val="2"/>
          <w14:ligatures w14:val="standardContextual"/>
        </w:rPr>
      </w:pPr>
      <w:ins w:id="103" w:author="Eckhard Ortwein" w:date="2026-09-27T21:24:00Z" w16du:dateUtc="2026-09-27T19:24:00Z">
        <w:r w:rsidRPr="002F6B62">
          <w:rPr>
            <w:rFonts w:eastAsia="Times New Roman"/>
            <w:noProof/>
          </w:rPr>
          <w:t>4 (deleted)</w:t>
        </w:r>
        <w:r>
          <w:rPr>
            <w:noProof/>
          </w:rPr>
          <w:tab/>
        </w:r>
        <w:r>
          <w:rPr>
            <w:noProof/>
          </w:rPr>
          <w:fldChar w:fldCharType="begin"/>
        </w:r>
        <w:r>
          <w:rPr>
            <w:noProof/>
          </w:rPr>
          <w:instrText xml:space="preserve"> PAGEREF _Toc241436695 \h </w:instrText>
        </w:r>
        <w:r>
          <w:rPr>
            <w:noProof/>
          </w:rPr>
        </w:r>
        <w:r>
          <w:rPr>
            <w:noProof/>
          </w:rPr>
          <w:fldChar w:fldCharType="separate"/>
        </w:r>
        <w:r>
          <w:rPr>
            <w:noProof/>
          </w:rPr>
          <w:t>3</w:t>
        </w:r>
        <w:r>
          <w:rPr>
            <w:noProof/>
          </w:rPr>
          <w:fldChar w:fldCharType="end"/>
        </w:r>
      </w:ins>
    </w:p>
    <w:p w14:paraId="432F89B5" w14:textId="01DC3135" w:rsidR="004C30B2" w:rsidRDefault="004C30B2" w:rsidP="004C30B2">
      <w:pPr>
        <w:pStyle w:val="Verzeichnis2"/>
        <w:tabs>
          <w:tab w:val="right" w:leader="dot" w:pos="9402"/>
        </w:tabs>
        <w:rPr>
          <w:ins w:id="104" w:author="Eckhard Ortwein" w:date="2026-09-27T21:24:00Z" w16du:dateUtc="2026-09-27T19:24:00Z"/>
          <w:rFonts w:asciiTheme="minorHAnsi" w:hAnsiTheme="minorHAnsi" w:cstheme="minorBidi"/>
          <w:noProof/>
          <w:kern w:val="2"/>
          <w14:ligatures w14:val="standardContextual"/>
        </w:rPr>
      </w:pPr>
      <w:ins w:id="105" w:author="Eckhard Ortwein" w:date="2026-09-27T21:24:00Z" w16du:dateUtc="2026-09-27T19:24:00Z">
        <w:r w:rsidRPr="002F6B62">
          <w:rPr>
            <w:rFonts w:eastAsia="Times New Roman"/>
            <w:noProof/>
          </w:rPr>
          <w:t>5 Restrictions</w:t>
        </w:r>
        <w:r>
          <w:rPr>
            <w:noProof/>
          </w:rPr>
          <w:tab/>
        </w:r>
        <w:r>
          <w:rPr>
            <w:noProof/>
          </w:rPr>
          <w:fldChar w:fldCharType="begin"/>
        </w:r>
        <w:r>
          <w:rPr>
            <w:noProof/>
          </w:rPr>
          <w:instrText xml:space="preserve"> PAGEREF _Toc241436696 \h </w:instrText>
        </w:r>
        <w:r>
          <w:rPr>
            <w:noProof/>
          </w:rPr>
        </w:r>
        <w:r>
          <w:rPr>
            <w:noProof/>
          </w:rPr>
          <w:fldChar w:fldCharType="separate"/>
        </w:r>
        <w:r>
          <w:rPr>
            <w:noProof/>
          </w:rPr>
          <w:t>3</w:t>
        </w:r>
        <w:r>
          <w:rPr>
            <w:noProof/>
          </w:rPr>
          <w:fldChar w:fldCharType="end"/>
        </w:r>
      </w:ins>
    </w:p>
    <w:p w14:paraId="11C2C5DD" w14:textId="1799DE67" w:rsidR="004C30B2" w:rsidRDefault="004C30B2" w:rsidP="004C30B2">
      <w:pPr>
        <w:pStyle w:val="Verzeichnis2"/>
        <w:tabs>
          <w:tab w:val="right" w:leader="dot" w:pos="9402"/>
        </w:tabs>
        <w:rPr>
          <w:ins w:id="106" w:author="Eckhard Ortwein" w:date="2026-09-27T21:24:00Z" w16du:dateUtc="2026-09-27T19:24:00Z"/>
          <w:rFonts w:asciiTheme="minorHAnsi" w:hAnsiTheme="minorHAnsi" w:cstheme="minorBidi"/>
          <w:noProof/>
          <w:kern w:val="2"/>
          <w14:ligatures w14:val="standardContextual"/>
        </w:rPr>
      </w:pPr>
      <w:ins w:id="107" w:author="Eckhard Ortwein" w:date="2026-09-27T21:24:00Z" w16du:dateUtc="2026-09-27T19:24:00Z">
        <w:r w:rsidRPr="002F6B62">
          <w:rPr>
            <w:rFonts w:eastAsia="Times New Roman"/>
            <w:noProof/>
          </w:rPr>
          <w:t>6 Procurement routes and non-circumvention</w:t>
        </w:r>
        <w:r>
          <w:rPr>
            <w:noProof/>
          </w:rPr>
          <w:tab/>
        </w:r>
        <w:r>
          <w:rPr>
            <w:noProof/>
          </w:rPr>
          <w:fldChar w:fldCharType="begin"/>
        </w:r>
        <w:r>
          <w:rPr>
            <w:noProof/>
          </w:rPr>
          <w:instrText xml:space="preserve"> PAGEREF _Toc241436697 \h </w:instrText>
        </w:r>
        <w:r>
          <w:rPr>
            <w:noProof/>
          </w:rPr>
        </w:r>
        <w:r>
          <w:rPr>
            <w:noProof/>
          </w:rPr>
          <w:fldChar w:fldCharType="separate"/>
        </w:r>
        <w:r>
          <w:rPr>
            <w:noProof/>
          </w:rPr>
          <w:t>4</w:t>
        </w:r>
        <w:r>
          <w:rPr>
            <w:noProof/>
          </w:rPr>
          <w:fldChar w:fldCharType="end"/>
        </w:r>
      </w:ins>
    </w:p>
    <w:p w14:paraId="782D7258" w14:textId="66A6EE27" w:rsidR="004C30B2" w:rsidRDefault="004C30B2" w:rsidP="004C30B2">
      <w:pPr>
        <w:pStyle w:val="Verzeichnis2"/>
        <w:tabs>
          <w:tab w:val="right" w:leader="dot" w:pos="9402"/>
        </w:tabs>
        <w:rPr>
          <w:ins w:id="108" w:author="Eckhard Ortwein" w:date="2026-09-27T21:24:00Z" w16du:dateUtc="2026-09-27T19:24:00Z"/>
          <w:rFonts w:asciiTheme="minorHAnsi" w:hAnsiTheme="minorHAnsi" w:cstheme="minorBidi"/>
          <w:noProof/>
          <w:kern w:val="2"/>
          <w14:ligatures w14:val="standardContextual"/>
        </w:rPr>
      </w:pPr>
      <w:ins w:id="109" w:author="Eckhard Ortwein" w:date="2026-09-27T21:24:00Z" w16du:dateUtc="2026-09-27T19:24:00Z">
        <w:r w:rsidRPr="002F6B62">
          <w:rPr>
            <w:rFonts w:eastAsia="Times New Roman"/>
            <w:noProof/>
          </w:rPr>
          <w:t>7 Ordering and performance</w:t>
        </w:r>
        <w:r>
          <w:rPr>
            <w:noProof/>
          </w:rPr>
          <w:tab/>
        </w:r>
        <w:r>
          <w:rPr>
            <w:noProof/>
          </w:rPr>
          <w:fldChar w:fldCharType="begin"/>
        </w:r>
        <w:r>
          <w:rPr>
            <w:noProof/>
          </w:rPr>
          <w:instrText xml:space="preserve"> PAGEREF _Toc241436698 \h </w:instrText>
        </w:r>
        <w:r>
          <w:rPr>
            <w:noProof/>
          </w:rPr>
        </w:r>
        <w:r>
          <w:rPr>
            <w:noProof/>
          </w:rPr>
          <w:fldChar w:fldCharType="separate"/>
        </w:r>
        <w:r>
          <w:rPr>
            <w:noProof/>
          </w:rPr>
          <w:t>4</w:t>
        </w:r>
        <w:r>
          <w:rPr>
            <w:noProof/>
          </w:rPr>
          <w:fldChar w:fldCharType="end"/>
        </w:r>
      </w:ins>
    </w:p>
    <w:p w14:paraId="0288899E" w14:textId="20D99D17" w:rsidR="004C30B2" w:rsidRDefault="004C30B2" w:rsidP="004C30B2">
      <w:pPr>
        <w:pStyle w:val="Verzeichnis2"/>
        <w:tabs>
          <w:tab w:val="right" w:leader="dot" w:pos="9402"/>
        </w:tabs>
        <w:rPr>
          <w:ins w:id="110" w:author="Eckhard Ortwein" w:date="2026-09-27T21:24:00Z" w16du:dateUtc="2026-09-27T19:24:00Z"/>
          <w:rFonts w:asciiTheme="minorHAnsi" w:hAnsiTheme="minorHAnsi" w:cstheme="minorBidi"/>
          <w:noProof/>
          <w:kern w:val="2"/>
          <w14:ligatures w14:val="standardContextual"/>
        </w:rPr>
      </w:pPr>
      <w:ins w:id="111" w:author="Eckhard Ortwein" w:date="2026-09-27T21:24:00Z" w16du:dateUtc="2026-09-27T19:24:00Z">
        <w:r w:rsidRPr="002F6B62">
          <w:rPr>
            <w:rFonts w:eastAsia="Times New Roman"/>
            <w:noProof/>
          </w:rPr>
          <w:t>8 Prices, invoicing, price changes</w:t>
        </w:r>
        <w:r>
          <w:rPr>
            <w:noProof/>
          </w:rPr>
          <w:tab/>
        </w:r>
        <w:r>
          <w:rPr>
            <w:noProof/>
          </w:rPr>
          <w:fldChar w:fldCharType="begin"/>
        </w:r>
        <w:r>
          <w:rPr>
            <w:noProof/>
          </w:rPr>
          <w:instrText xml:space="preserve"> PAGEREF _Toc241436699 \h </w:instrText>
        </w:r>
        <w:r>
          <w:rPr>
            <w:noProof/>
          </w:rPr>
        </w:r>
        <w:r>
          <w:rPr>
            <w:noProof/>
          </w:rPr>
          <w:fldChar w:fldCharType="separate"/>
        </w:r>
        <w:r>
          <w:rPr>
            <w:noProof/>
          </w:rPr>
          <w:t>5</w:t>
        </w:r>
        <w:r>
          <w:rPr>
            <w:noProof/>
          </w:rPr>
          <w:fldChar w:fldCharType="end"/>
        </w:r>
      </w:ins>
    </w:p>
    <w:p w14:paraId="4B141863" w14:textId="6DC3223C" w:rsidR="004C30B2" w:rsidRDefault="004C30B2" w:rsidP="004C30B2">
      <w:pPr>
        <w:pStyle w:val="Verzeichnis2"/>
        <w:tabs>
          <w:tab w:val="right" w:leader="dot" w:pos="9402"/>
        </w:tabs>
        <w:rPr>
          <w:ins w:id="112" w:author="Eckhard Ortwein" w:date="2026-09-27T21:24:00Z" w16du:dateUtc="2026-09-27T19:24:00Z"/>
          <w:rFonts w:asciiTheme="minorHAnsi" w:hAnsiTheme="minorHAnsi" w:cstheme="minorBidi"/>
          <w:noProof/>
          <w:kern w:val="2"/>
          <w14:ligatures w14:val="standardContextual"/>
        </w:rPr>
      </w:pPr>
      <w:ins w:id="113" w:author="Eckhard Ortwein" w:date="2026-09-27T21:24:00Z" w16du:dateUtc="2026-09-27T19:24:00Z">
        <w:r w:rsidRPr="002F6B62">
          <w:rPr>
            <w:rFonts w:eastAsia="Times New Roman"/>
            <w:noProof/>
          </w:rPr>
          <w:t>9 STP's obligations</w:t>
        </w:r>
        <w:r>
          <w:rPr>
            <w:noProof/>
          </w:rPr>
          <w:tab/>
        </w:r>
        <w:r>
          <w:rPr>
            <w:noProof/>
          </w:rPr>
          <w:fldChar w:fldCharType="begin"/>
        </w:r>
        <w:r>
          <w:rPr>
            <w:noProof/>
          </w:rPr>
          <w:instrText xml:space="preserve"> PAGEREF _Toc241436700 \h </w:instrText>
        </w:r>
        <w:r>
          <w:rPr>
            <w:noProof/>
          </w:rPr>
        </w:r>
        <w:r>
          <w:rPr>
            <w:noProof/>
          </w:rPr>
          <w:fldChar w:fldCharType="separate"/>
        </w:r>
        <w:r>
          <w:rPr>
            <w:noProof/>
          </w:rPr>
          <w:t>5</w:t>
        </w:r>
        <w:r>
          <w:rPr>
            <w:noProof/>
          </w:rPr>
          <w:fldChar w:fldCharType="end"/>
        </w:r>
      </w:ins>
    </w:p>
    <w:p w14:paraId="5CF86B54" w14:textId="52304832" w:rsidR="004C30B2" w:rsidRDefault="004C30B2" w:rsidP="004C30B2">
      <w:pPr>
        <w:pStyle w:val="Verzeichnis2"/>
        <w:tabs>
          <w:tab w:val="right" w:leader="dot" w:pos="9402"/>
        </w:tabs>
        <w:rPr>
          <w:ins w:id="114" w:author="Eckhard Ortwein" w:date="2026-09-27T21:24:00Z" w16du:dateUtc="2026-09-27T19:24:00Z"/>
          <w:rFonts w:asciiTheme="minorHAnsi" w:hAnsiTheme="minorHAnsi" w:cstheme="minorBidi"/>
          <w:noProof/>
          <w:kern w:val="2"/>
          <w14:ligatures w14:val="standardContextual"/>
        </w:rPr>
      </w:pPr>
      <w:ins w:id="115" w:author="Eckhard Ortwein" w:date="2026-09-27T21:24:00Z" w16du:dateUtc="2026-09-27T19:24:00Z">
        <w:r w:rsidRPr="002F6B62">
          <w:rPr>
            <w:rFonts w:eastAsia="Times New Roman"/>
            <w:noProof/>
          </w:rPr>
          <w:t>10 Data protection</w:t>
        </w:r>
        <w:r>
          <w:rPr>
            <w:noProof/>
          </w:rPr>
          <w:tab/>
        </w:r>
        <w:r>
          <w:rPr>
            <w:noProof/>
          </w:rPr>
          <w:fldChar w:fldCharType="begin"/>
        </w:r>
        <w:r>
          <w:rPr>
            <w:noProof/>
          </w:rPr>
          <w:instrText xml:space="preserve"> PAGEREF _Toc241436701 \h </w:instrText>
        </w:r>
        <w:r>
          <w:rPr>
            <w:noProof/>
          </w:rPr>
        </w:r>
        <w:r>
          <w:rPr>
            <w:noProof/>
          </w:rPr>
          <w:fldChar w:fldCharType="separate"/>
        </w:r>
        <w:r>
          <w:rPr>
            <w:noProof/>
          </w:rPr>
          <w:t>6</w:t>
        </w:r>
        <w:r>
          <w:rPr>
            <w:noProof/>
          </w:rPr>
          <w:fldChar w:fldCharType="end"/>
        </w:r>
      </w:ins>
    </w:p>
    <w:p w14:paraId="413A4C6F" w14:textId="5AE4FFCB" w:rsidR="004C30B2" w:rsidRDefault="004C30B2" w:rsidP="004C30B2">
      <w:pPr>
        <w:pStyle w:val="Verzeichnis2"/>
        <w:tabs>
          <w:tab w:val="right" w:leader="dot" w:pos="9402"/>
        </w:tabs>
        <w:rPr>
          <w:ins w:id="116" w:author="Eckhard Ortwein" w:date="2026-09-27T21:24:00Z" w16du:dateUtc="2026-09-27T19:24:00Z"/>
          <w:rFonts w:asciiTheme="minorHAnsi" w:hAnsiTheme="minorHAnsi" w:cstheme="minorBidi"/>
          <w:noProof/>
          <w:kern w:val="2"/>
          <w14:ligatures w14:val="standardContextual"/>
        </w:rPr>
      </w:pPr>
      <w:ins w:id="117" w:author="Eckhard Ortwein" w:date="2026-09-27T21:24:00Z" w16du:dateUtc="2026-09-27T19:24:00Z">
        <w:r w:rsidRPr="002F6B62">
          <w:rPr>
            <w:rFonts w:eastAsia="Times New Roman"/>
            <w:noProof/>
          </w:rPr>
          <w:t>11 Confidentiality</w:t>
        </w:r>
        <w:r>
          <w:rPr>
            <w:noProof/>
          </w:rPr>
          <w:tab/>
        </w:r>
        <w:r>
          <w:rPr>
            <w:noProof/>
          </w:rPr>
          <w:fldChar w:fldCharType="begin"/>
        </w:r>
        <w:r>
          <w:rPr>
            <w:noProof/>
          </w:rPr>
          <w:instrText xml:space="preserve"> PAGEREF _Toc241436702 \h </w:instrText>
        </w:r>
        <w:r>
          <w:rPr>
            <w:noProof/>
          </w:rPr>
        </w:r>
        <w:r>
          <w:rPr>
            <w:noProof/>
          </w:rPr>
          <w:fldChar w:fldCharType="separate"/>
        </w:r>
        <w:r>
          <w:rPr>
            <w:noProof/>
          </w:rPr>
          <w:t>7</w:t>
        </w:r>
        <w:r>
          <w:rPr>
            <w:noProof/>
          </w:rPr>
          <w:fldChar w:fldCharType="end"/>
        </w:r>
      </w:ins>
    </w:p>
    <w:p w14:paraId="74930CC5" w14:textId="17A6B775" w:rsidR="004C30B2" w:rsidRDefault="004C30B2" w:rsidP="004C30B2">
      <w:pPr>
        <w:pStyle w:val="Verzeichnis2"/>
        <w:tabs>
          <w:tab w:val="right" w:leader="dot" w:pos="9402"/>
        </w:tabs>
        <w:rPr>
          <w:ins w:id="118" w:author="Eckhard Ortwein" w:date="2026-09-27T21:24:00Z" w16du:dateUtc="2026-09-27T19:24:00Z"/>
          <w:rFonts w:asciiTheme="minorHAnsi" w:hAnsiTheme="minorHAnsi" w:cstheme="minorBidi"/>
          <w:noProof/>
          <w:kern w:val="2"/>
          <w14:ligatures w14:val="standardContextual"/>
        </w:rPr>
      </w:pPr>
      <w:ins w:id="119" w:author="Eckhard Ortwein" w:date="2026-09-27T21:24:00Z" w16du:dateUtc="2026-09-27T19:24:00Z">
        <w:r w:rsidRPr="002F6B62">
          <w:rPr>
            <w:rFonts w:eastAsia="Times New Roman"/>
            <w:noProof/>
          </w:rPr>
          <w:t>12 Warranty</w:t>
        </w:r>
        <w:r>
          <w:rPr>
            <w:noProof/>
          </w:rPr>
          <w:tab/>
        </w:r>
        <w:r>
          <w:rPr>
            <w:noProof/>
          </w:rPr>
          <w:fldChar w:fldCharType="begin"/>
        </w:r>
        <w:r>
          <w:rPr>
            <w:noProof/>
          </w:rPr>
          <w:instrText xml:space="preserve"> PAGEREF _Toc241436703 \h </w:instrText>
        </w:r>
        <w:r>
          <w:rPr>
            <w:noProof/>
          </w:rPr>
        </w:r>
        <w:r>
          <w:rPr>
            <w:noProof/>
          </w:rPr>
          <w:fldChar w:fldCharType="separate"/>
        </w:r>
        <w:r>
          <w:rPr>
            <w:noProof/>
          </w:rPr>
          <w:t>7</w:t>
        </w:r>
        <w:r>
          <w:rPr>
            <w:noProof/>
          </w:rPr>
          <w:fldChar w:fldCharType="end"/>
        </w:r>
      </w:ins>
    </w:p>
    <w:p w14:paraId="485DE896" w14:textId="22BF838C" w:rsidR="004C30B2" w:rsidRDefault="004C30B2" w:rsidP="004C30B2">
      <w:pPr>
        <w:pStyle w:val="Verzeichnis2"/>
        <w:tabs>
          <w:tab w:val="right" w:leader="dot" w:pos="9402"/>
        </w:tabs>
        <w:rPr>
          <w:ins w:id="120" w:author="Eckhard Ortwein" w:date="2026-09-27T21:24:00Z" w16du:dateUtc="2026-09-27T19:24:00Z"/>
          <w:rFonts w:asciiTheme="minorHAnsi" w:hAnsiTheme="minorHAnsi" w:cstheme="minorBidi"/>
          <w:noProof/>
          <w:kern w:val="2"/>
          <w14:ligatures w14:val="standardContextual"/>
        </w:rPr>
      </w:pPr>
      <w:ins w:id="121" w:author="Eckhard Ortwein" w:date="2026-09-27T21:24:00Z" w16du:dateUtc="2026-09-27T19:24:00Z">
        <w:r w:rsidRPr="002F6B62">
          <w:rPr>
            <w:rFonts w:eastAsia="Times New Roman"/>
            <w:noProof/>
          </w:rPr>
          <w:t>13 Liability</w:t>
        </w:r>
        <w:r>
          <w:rPr>
            <w:noProof/>
          </w:rPr>
          <w:tab/>
        </w:r>
        <w:r>
          <w:rPr>
            <w:noProof/>
          </w:rPr>
          <w:fldChar w:fldCharType="begin"/>
        </w:r>
        <w:r>
          <w:rPr>
            <w:noProof/>
          </w:rPr>
          <w:instrText xml:space="preserve"> PAGEREF _Toc241436704 \h </w:instrText>
        </w:r>
        <w:r>
          <w:rPr>
            <w:noProof/>
          </w:rPr>
        </w:r>
        <w:r>
          <w:rPr>
            <w:noProof/>
          </w:rPr>
          <w:fldChar w:fldCharType="separate"/>
        </w:r>
        <w:r>
          <w:rPr>
            <w:noProof/>
          </w:rPr>
          <w:t>7</w:t>
        </w:r>
        <w:r>
          <w:rPr>
            <w:noProof/>
          </w:rPr>
          <w:fldChar w:fldCharType="end"/>
        </w:r>
      </w:ins>
    </w:p>
    <w:p w14:paraId="55B0A89E" w14:textId="60BA34D7" w:rsidR="004C30B2" w:rsidRDefault="004C30B2" w:rsidP="004C30B2">
      <w:pPr>
        <w:pStyle w:val="Verzeichnis2"/>
        <w:tabs>
          <w:tab w:val="right" w:leader="dot" w:pos="9402"/>
        </w:tabs>
        <w:rPr>
          <w:ins w:id="122" w:author="Eckhard Ortwein" w:date="2026-09-27T21:24:00Z" w16du:dateUtc="2026-09-27T19:24:00Z"/>
          <w:rFonts w:asciiTheme="minorHAnsi" w:hAnsiTheme="minorHAnsi" w:cstheme="minorBidi"/>
          <w:noProof/>
          <w:kern w:val="2"/>
          <w14:ligatures w14:val="standardContextual"/>
        </w:rPr>
      </w:pPr>
      <w:ins w:id="123" w:author="Eckhard Ortwein" w:date="2026-09-27T21:24:00Z" w16du:dateUtc="2026-09-27T19:24:00Z">
        <w:r w:rsidRPr="002F6B62">
          <w:rPr>
            <w:rFonts w:eastAsia="Times New Roman"/>
            <w:noProof/>
          </w:rPr>
          <w:t>14 Term and termination</w:t>
        </w:r>
        <w:r>
          <w:rPr>
            <w:noProof/>
          </w:rPr>
          <w:tab/>
        </w:r>
        <w:r>
          <w:rPr>
            <w:noProof/>
          </w:rPr>
          <w:fldChar w:fldCharType="begin"/>
        </w:r>
        <w:r>
          <w:rPr>
            <w:noProof/>
          </w:rPr>
          <w:instrText xml:space="preserve"> PAGEREF _Toc241436705 \h </w:instrText>
        </w:r>
        <w:r>
          <w:rPr>
            <w:noProof/>
          </w:rPr>
        </w:r>
        <w:r>
          <w:rPr>
            <w:noProof/>
          </w:rPr>
          <w:fldChar w:fldCharType="separate"/>
        </w:r>
        <w:r>
          <w:rPr>
            <w:noProof/>
          </w:rPr>
          <w:t>7</w:t>
        </w:r>
        <w:r>
          <w:rPr>
            <w:noProof/>
          </w:rPr>
          <w:fldChar w:fldCharType="end"/>
        </w:r>
      </w:ins>
    </w:p>
    <w:p w14:paraId="7541A557" w14:textId="6653210B" w:rsidR="004C30B2" w:rsidRDefault="004C30B2" w:rsidP="004C30B2">
      <w:pPr>
        <w:pStyle w:val="Verzeichnis2"/>
        <w:tabs>
          <w:tab w:val="right" w:leader="dot" w:pos="9402"/>
        </w:tabs>
        <w:rPr>
          <w:ins w:id="124" w:author="Eckhard Ortwein" w:date="2026-09-27T21:24:00Z" w16du:dateUtc="2026-09-27T19:24:00Z"/>
          <w:rFonts w:asciiTheme="minorHAnsi" w:hAnsiTheme="minorHAnsi" w:cstheme="minorBidi"/>
          <w:noProof/>
          <w:kern w:val="2"/>
          <w14:ligatures w14:val="standardContextual"/>
        </w:rPr>
      </w:pPr>
      <w:ins w:id="125" w:author="Eckhard Ortwein" w:date="2026-09-27T21:24:00Z" w16du:dateUtc="2026-09-27T19:24:00Z">
        <w:r w:rsidRPr="002F6B62">
          <w:rPr>
            <w:rFonts w:eastAsia="Times New Roman"/>
            <w:noProof/>
          </w:rPr>
          <w:t>15 Final provisions</w:t>
        </w:r>
        <w:r>
          <w:rPr>
            <w:noProof/>
          </w:rPr>
          <w:tab/>
        </w:r>
        <w:r>
          <w:rPr>
            <w:noProof/>
          </w:rPr>
          <w:fldChar w:fldCharType="begin"/>
        </w:r>
        <w:r>
          <w:rPr>
            <w:noProof/>
          </w:rPr>
          <w:instrText xml:space="preserve"> PAGEREF _Toc241436706 \h </w:instrText>
        </w:r>
        <w:r>
          <w:rPr>
            <w:noProof/>
          </w:rPr>
        </w:r>
        <w:r>
          <w:rPr>
            <w:noProof/>
          </w:rPr>
          <w:fldChar w:fldCharType="separate"/>
        </w:r>
        <w:r>
          <w:rPr>
            <w:noProof/>
          </w:rPr>
          <w:t>8</w:t>
        </w:r>
        <w:r>
          <w:rPr>
            <w:noProof/>
          </w:rPr>
          <w:fldChar w:fldCharType="end"/>
        </w:r>
      </w:ins>
    </w:p>
    <w:p w14:paraId="7270E2AE" w14:textId="6EE3CD45" w:rsidR="004C30B2" w:rsidRDefault="004C30B2" w:rsidP="004C30B2">
      <w:pPr>
        <w:pStyle w:val="Verzeichnis2"/>
        <w:tabs>
          <w:tab w:val="right" w:leader="dot" w:pos="9402"/>
        </w:tabs>
        <w:rPr>
          <w:ins w:id="126" w:author="Eckhard Ortwein" w:date="2026-09-27T21:24:00Z" w16du:dateUtc="2026-09-27T19:24:00Z"/>
          <w:rFonts w:asciiTheme="minorHAnsi" w:hAnsiTheme="minorHAnsi" w:cstheme="minorBidi"/>
          <w:noProof/>
          <w:kern w:val="2"/>
          <w14:ligatures w14:val="standardContextual"/>
        </w:rPr>
      </w:pPr>
      <w:ins w:id="127" w:author="Eckhard Ortwein" w:date="2026-09-27T21:24:00Z" w16du:dateUtc="2026-09-27T19:24:00Z">
        <w:r w:rsidRPr="002F6B62">
          <w:rPr>
            <w:rFonts w:eastAsia="Times New Roman"/>
            <w:noProof/>
          </w:rPr>
          <w:t>Signatures</w:t>
        </w:r>
        <w:r>
          <w:rPr>
            <w:noProof/>
          </w:rPr>
          <w:tab/>
        </w:r>
        <w:r>
          <w:rPr>
            <w:noProof/>
          </w:rPr>
          <w:fldChar w:fldCharType="begin"/>
        </w:r>
        <w:r>
          <w:rPr>
            <w:noProof/>
          </w:rPr>
          <w:instrText xml:space="preserve"> PAGEREF _Toc241436707 \h </w:instrText>
        </w:r>
        <w:r>
          <w:rPr>
            <w:noProof/>
          </w:rPr>
        </w:r>
        <w:r>
          <w:rPr>
            <w:noProof/>
          </w:rPr>
          <w:fldChar w:fldCharType="separate"/>
        </w:r>
        <w:r>
          <w:rPr>
            <w:noProof/>
          </w:rPr>
          <w:t>9</w:t>
        </w:r>
        <w:r>
          <w:rPr>
            <w:noProof/>
          </w:rPr>
          <w:fldChar w:fldCharType="end"/>
        </w:r>
      </w:ins>
    </w:p>
    <w:p w14:paraId="6FB51296" w14:textId="198E9163" w:rsidR="004C30B2" w:rsidRDefault="004C30B2" w:rsidP="004C30B2">
      <w:pPr>
        <w:pStyle w:val="Verzeichnis1"/>
        <w:tabs>
          <w:tab w:val="right" w:leader="dot" w:pos="9402"/>
        </w:tabs>
        <w:rPr>
          <w:ins w:id="128" w:author="Eckhard Ortwein" w:date="2026-09-27T21:24:00Z" w16du:dateUtc="2026-09-27T19:24:00Z"/>
          <w:rFonts w:asciiTheme="minorHAnsi" w:hAnsiTheme="minorHAnsi" w:cstheme="minorBidi"/>
          <w:noProof/>
          <w:kern w:val="2"/>
          <w14:ligatures w14:val="standardContextual"/>
        </w:rPr>
      </w:pPr>
      <w:ins w:id="129" w:author="Eckhard Ortwein" w:date="2026-09-27T21:24:00Z" w16du:dateUtc="2026-09-27T19:24:00Z">
        <w:r w:rsidRPr="002F6B62">
          <w:rPr>
            <w:rFonts w:eastAsia="Times New Roman"/>
            <w:noProof/>
          </w:rPr>
          <w:t>Service description and reseller use</w:t>
        </w:r>
        <w:r>
          <w:rPr>
            <w:noProof/>
          </w:rPr>
          <w:tab/>
        </w:r>
        <w:r>
          <w:rPr>
            <w:noProof/>
          </w:rPr>
          <w:fldChar w:fldCharType="begin"/>
        </w:r>
        <w:r>
          <w:rPr>
            <w:noProof/>
          </w:rPr>
          <w:instrText xml:space="preserve"> PAGEREF _Toc241436708 \h </w:instrText>
        </w:r>
        <w:r>
          <w:rPr>
            <w:noProof/>
          </w:rPr>
        </w:r>
        <w:r>
          <w:rPr>
            <w:noProof/>
          </w:rPr>
          <w:fldChar w:fldCharType="separate"/>
        </w:r>
        <w:r>
          <w:rPr>
            <w:noProof/>
          </w:rPr>
          <w:t>10</w:t>
        </w:r>
        <w:r>
          <w:rPr>
            <w:noProof/>
          </w:rPr>
          <w:fldChar w:fldCharType="end"/>
        </w:r>
      </w:ins>
    </w:p>
    <w:p w14:paraId="1096FB8E" w14:textId="0EC71851" w:rsidR="004C30B2" w:rsidRDefault="004C30B2" w:rsidP="004C30B2">
      <w:pPr>
        <w:pStyle w:val="Verzeichnis2"/>
        <w:tabs>
          <w:tab w:val="right" w:leader="dot" w:pos="9402"/>
        </w:tabs>
        <w:rPr>
          <w:ins w:id="130" w:author="Eckhard Ortwein" w:date="2026-09-27T21:24:00Z" w16du:dateUtc="2026-09-27T19:24:00Z"/>
          <w:rFonts w:asciiTheme="minorHAnsi" w:hAnsiTheme="minorHAnsi" w:cstheme="minorBidi"/>
          <w:noProof/>
          <w:kern w:val="2"/>
          <w14:ligatures w14:val="standardContextual"/>
        </w:rPr>
      </w:pPr>
      <w:ins w:id="131" w:author="Eckhard Ortwein" w:date="2026-09-27T21:24:00Z" w16du:dateUtc="2026-09-27T19:24:00Z">
        <w:r w:rsidRPr="002F6B62">
          <w:rPr>
            <w:rFonts w:eastAsia="Times New Roman"/>
            <w:noProof/>
          </w:rPr>
          <w:t>1.1 What the service provides</w:t>
        </w:r>
        <w:r>
          <w:rPr>
            <w:noProof/>
          </w:rPr>
          <w:tab/>
        </w:r>
        <w:r>
          <w:rPr>
            <w:noProof/>
          </w:rPr>
          <w:fldChar w:fldCharType="begin"/>
        </w:r>
        <w:r>
          <w:rPr>
            <w:noProof/>
          </w:rPr>
          <w:instrText xml:space="preserve"> PAGEREF _Toc241436709 \h </w:instrText>
        </w:r>
        <w:r>
          <w:rPr>
            <w:noProof/>
          </w:rPr>
        </w:r>
        <w:r>
          <w:rPr>
            <w:noProof/>
          </w:rPr>
          <w:fldChar w:fldCharType="separate"/>
        </w:r>
        <w:r>
          <w:rPr>
            <w:noProof/>
          </w:rPr>
          <w:t>10</w:t>
        </w:r>
        <w:r>
          <w:rPr>
            <w:noProof/>
          </w:rPr>
          <w:fldChar w:fldCharType="end"/>
        </w:r>
      </w:ins>
    </w:p>
    <w:p w14:paraId="0B3D4231" w14:textId="227EA008" w:rsidR="004C30B2" w:rsidRDefault="004C30B2" w:rsidP="004C30B2">
      <w:pPr>
        <w:pStyle w:val="Verzeichnis2"/>
        <w:tabs>
          <w:tab w:val="right" w:leader="dot" w:pos="9402"/>
        </w:tabs>
        <w:rPr>
          <w:ins w:id="132" w:author="Eckhard Ortwein" w:date="2026-09-27T21:24:00Z" w16du:dateUtc="2026-09-27T19:24:00Z"/>
          <w:rFonts w:asciiTheme="minorHAnsi" w:hAnsiTheme="minorHAnsi" w:cstheme="minorBidi"/>
          <w:noProof/>
          <w:kern w:val="2"/>
          <w14:ligatures w14:val="standardContextual"/>
        </w:rPr>
      </w:pPr>
      <w:ins w:id="133" w:author="Eckhard Ortwein" w:date="2026-09-27T21:24:00Z" w16du:dateUtc="2026-09-27T19:24:00Z">
        <w:r w:rsidRPr="002F6B62">
          <w:rPr>
            <w:rFonts w:eastAsia="Times New Roman"/>
            <w:noProof/>
          </w:rPr>
          <w:t>1.2 Evidence level</w:t>
        </w:r>
        <w:r>
          <w:rPr>
            <w:noProof/>
          </w:rPr>
          <w:tab/>
        </w:r>
        <w:r>
          <w:rPr>
            <w:noProof/>
          </w:rPr>
          <w:fldChar w:fldCharType="begin"/>
        </w:r>
        <w:r>
          <w:rPr>
            <w:noProof/>
          </w:rPr>
          <w:instrText xml:space="preserve"> PAGEREF _Toc241436710 \h </w:instrText>
        </w:r>
        <w:r>
          <w:rPr>
            <w:noProof/>
          </w:rPr>
        </w:r>
        <w:r>
          <w:rPr>
            <w:noProof/>
          </w:rPr>
          <w:fldChar w:fldCharType="separate"/>
        </w:r>
        <w:r>
          <w:rPr>
            <w:noProof/>
          </w:rPr>
          <w:t>10</w:t>
        </w:r>
        <w:r>
          <w:rPr>
            <w:noProof/>
          </w:rPr>
          <w:fldChar w:fldCharType="end"/>
        </w:r>
      </w:ins>
    </w:p>
    <w:p w14:paraId="48210FD7" w14:textId="72F6F6D4" w:rsidR="004C30B2" w:rsidRDefault="004C30B2" w:rsidP="004C30B2">
      <w:pPr>
        <w:pStyle w:val="Verzeichnis2"/>
        <w:tabs>
          <w:tab w:val="right" w:leader="dot" w:pos="9402"/>
        </w:tabs>
        <w:rPr>
          <w:ins w:id="134" w:author="Eckhard Ortwein" w:date="2026-09-27T21:24:00Z" w16du:dateUtc="2026-09-27T19:24:00Z"/>
          <w:rFonts w:asciiTheme="minorHAnsi" w:hAnsiTheme="minorHAnsi" w:cstheme="minorBidi"/>
          <w:noProof/>
          <w:kern w:val="2"/>
          <w14:ligatures w14:val="standardContextual"/>
        </w:rPr>
      </w:pPr>
      <w:ins w:id="135" w:author="Eckhard Ortwein" w:date="2026-09-27T21:24:00Z" w16du:dateUtc="2026-09-27T19:24:00Z">
        <w:r w:rsidRPr="002F6B62">
          <w:rPr>
            <w:rFonts w:eastAsia="Times New Roman"/>
            <w:noProof/>
          </w:rPr>
          <w:t>1.3 Availability</w:t>
        </w:r>
        <w:r>
          <w:rPr>
            <w:noProof/>
          </w:rPr>
          <w:tab/>
        </w:r>
        <w:r>
          <w:rPr>
            <w:noProof/>
          </w:rPr>
          <w:fldChar w:fldCharType="begin"/>
        </w:r>
        <w:r>
          <w:rPr>
            <w:noProof/>
          </w:rPr>
          <w:instrText xml:space="preserve"> PAGEREF _Toc241436711 \h </w:instrText>
        </w:r>
        <w:r>
          <w:rPr>
            <w:noProof/>
          </w:rPr>
        </w:r>
        <w:r>
          <w:rPr>
            <w:noProof/>
          </w:rPr>
          <w:fldChar w:fldCharType="separate"/>
        </w:r>
        <w:r>
          <w:rPr>
            <w:noProof/>
          </w:rPr>
          <w:t>10</w:t>
        </w:r>
        <w:r>
          <w:rPr>
            <w:noProof/>
          </w:rPr>
          <w:fldChar w:fldCharType="end"/>
        </w:r>
      </w:ins>
    </w:p>
    <w:p w14:paraId="3769943B" w14:textId="3F5001C8" w:rsidR="004C30B2" w:rsidRDefault="004C30B2" w:rsidP="004C30B2">
      <w:pPr>
        <w:pStyle w:val="Verzeichnis2"/>
        <w:tabs>
          <w:tab w:val="right" w:leader="dot" w:pos="9402"/>
        </w:tabs>
        <w:rPr>
          <w:ins w:id="136" w:author="Eckhard Ortwein" w:date="2026-09-27T21:24:00Z" w16du:dateUtc="2026-09-27T19:24:00Z"/>
          <w:rFonts w:asciiTheme="minorHAnsi" w:hAnsiTheme="minorHAnsi" w:cstheme="minorBidi"/>
          <w:noProof/>
          <w:kern w:val="2"/>
          <w14:ligatures w14:val="standardContextual"/>
        </w:rPr>
      </w:pPr>
      <w:ins w:id="137" w:author="Eckhard Ortwein" w:date="2026-09-27T21:24:00Z" w16du:dateUtc="2026-09-27T19:24:00Z">
        <w:r w:rsidRPr="002F6B62">
          <w:rPr>
            <w:rFonts w:eastAsia="Times New Roman"/>
            <w:noProof/>
          </w:rPr>
          <w:t>1.4 How STP uses the service with its clients</w:t>
        </w:r>
        <w:r>
          <w:rPr>
            <w:noProof/>
          </w:rPr>
          <w:tab/>
        </w:r>
        <w:r>
          <w:rPr>
            <w:noProof/>
          </w:rPr>
          <w:fldChar w:fldCharType="begin"/>
        </w:r>
        <w:r>
          <w:rPr>
            <w:noProof/>
          </w:rPr>
          <w:instrText xml:space="preserve"> PAGEREF _Toc241436712 \h </w:instrText>
        </w:r>
        <w:r>
          <w:rPr>
            <w:noProof/>
          </w:rPr>
        </w:r>
        <w:r>
          <w:rPr>
            <w:noProof/>
          </w:rPr>
          <w:fldChar w:fldCharType="separate"/>
        </w:r>
        <w:r>
          <w:rPr>
            <w:noProof/>
          </w:rPr>
          <w:t>11</w:t>
        </w:r>
        <w:r>
          <w:rPr>
            <w:noProof/>
          </w:rPr>
          <w:fldChar w:fldCharType="end"/>
        </w:r>
      </w:ins>
    </w:p>
    <w:p w14:paraId="68686F34" w14:textId="5C75F524" w:rsidR="004C30B2" w:rsidRDefault="004C30B2" w:rsidP="004C30B2">
      <w:pPr>
        <w:pStyle w:val="Verzeichnis1"/>
        <w:tabs>
          <w:tab w:val="right" w:leader="dot" w:pos="9402"/>
        </w:tabs>
        <w:rPr>
          <w:ins w:id="138" w:author="Eckhard Ortwein" w:date="2026-09-27T21:24:00Z" w16du:dateUtc="2026-09-27T19:24:00Z"/>
          <w:rFonts w:asciiTheme="minorHAnsi" w:hAnsiTheme="minorHAnsi" w:cstheme="minorBidi"/>
          <w:noProof/>
          <w:kern w:val="2"/>
          <w14:ligatures w14:val="standardContextual"/>
        </w:rPr>
      </w:pPr>
      <w:ins w:id="139" w:author="Eckhard Ortwein" w:date="2026-09-27T21:24:00Z" w16du:dateUtc="2026-09-27T19:24:00Z">
        <w:r w:rsidRPr="002F6B62">
          <w:rPr>
            <w:rFonts w:eastAsia="Times New Roman"/>
            <w:noProof/>
          </w:rPr>
          <w:t>Jurisdictions, prices and end-client rights</w:t>
        </w:r>
        <w:r>
          <w:rPr>
            <w:noProof/>
          </w:rPr>
          <w:tab/>
        </w:r>
        <w:r>
          <w:rPr>
            <w:noProof/>
          </w:rPr>
          <w:fldChar w:fldCharType="begin"/>
        </w:r>
        <w:r>
          <w:rPr>
            <w:noProof/>
          </w:rPr>
          <w:instrText xml:space="preserve"> PAGEREF _Toc241436713 \h </w:instrText>
        </w:r>
        <w:r>
          <w:rPr>
            <w:noProof/>
          </w:rPr>
        </w:r>
        <w:r>
          <w:rPr>
            <w:noProof/>
          </w:rPr>
          <w:fldChar w:fldCharType="separate"/>
        </w:r>
        <w:r>
          <w:rPr>
            <w:noProof/>
          </w:rPr>
          <w:t>12</w:t>
        </w:r>
        <w:r>
          <w:rPr>
            <w:noProof/>
          </w:rPr>
          <w:fldChar w:fldCharType="end"/>
        </w:r>
      </w:ins>
    </w:p>
    <w:p w14:paraId="097EFA95" w14:textId="216B960F" w:rsidR="004C30B2" w:rsidRDefault="004C30B2" w:rsidP="004C30B2">
      <w:pPr>
        <w:pStyle w:val="Verzeichnis2"/>
        <w:tabs>
          <w:tab w:val="right" w:leader="dot" w:pos="9402"/>
        </w:tabs>
        <w:rPr>
          <w:ins w:id="140" w:author="Eckhard Ortwein" w:date="2026-09-27T21:24:00Z" w16du:dateUtc="2026-09-27T19:24:00Z"/>
          <w:rFonts w:asciiTheme="minorHAnsi" w:hAnsiTheme="minorHAnsi" w:cstheme="minorBidi"/>
          <w:noProof/>
          <w:kern w:val="2"/>
          <w14:ligatures w14:val="standardContextual"/>
        </w:rPr>
      </w:pPr>
      <w:ins w:id="141" w:author="Eckhard Ortwein" w:date="2026-09-27T21:24:00Z" w16du:dateUtc="2026-09-27T19:24:00Z">
        <w:r w:rsidRPr="002F6B62">
          <w:rPr>
            <w:rFonts w:eastAsia="Times New Roman"/>
            <w:noProof/>
          </w:rPr>
          <w:t>2.1 Price tiers</w:t>
        </w:r>
        <w:r>
          <w:rPr>
            <w:noProof/>
          </w:rPr>
          <w:tab/>
        </w:r>
        <w:r>
          <w:rPr>
            <w:noProof/>
          </w:rPr>
          <w:fldChar w:fldCharType="begin"/>
        </w:r>
        <w:r>
          <w:rPr>
            <w:noProof/>
          </w:rPr>
          <w:instrText xml:space="preserve"> PAGEREF _Toc241436714 \h </w:instrText>
        </w:r>
        <w:r>
          <w:rPr>
            <w:noProof/>
          </w:rPr>
        </w:r>
        <w:r>
          <w:rPr>
            <w:noProof/>
          </w:rPr>
          <w:fldChar w:fldCharType="separate"/>
        </w:r>
        <w:r>
          <w:rPr>
            <w:noProof/>
          </w:rPr>
          <w:t>12</w:t>
        </w:r>
        <w:r>
          <w:rPr>
            <w:noProof/>
          </w:rPr>
          <w:fldChar w:fldCharType="end"/>
        </w:r>
      </w:ins>
    </w:p>
    <w:p w14:paraId="675FCDB0" w14:textId="40EE55A9" w:rsidR="004C30B2" w:rsidRDefault="004C30B2" w:rsidP="004C30B2">
      <w:pPr>
        <w:pStyle w:val="Verzeichnis2"/>
        <w:tabs>
          <w:tab w:val="right" w:leader="dot" w:pos="9402"/>
        </w:tabs>
        <w:rPr>
          <w:ins w:id="142" w:author="Eckhard Ortwein" w:date="2026-09-27T21:24:00Z" w16du:dateUtc="2026-09-27T19:24:00Z"/>
          <w:rFonts w:asciiTheme="minorHAnsi" w:hAnsiTheme="minorHAnsi" w:cstheme="minorBidi"/>
          <w:noProof/>
          <w:kern w:val="2"/>
          <w14:ligatures w14:val="standardContextual"/>
        </w:rPr>
      </w:pPr>
      <w:ins w:id="143" w:author="Eckhard Ortwein" w:date="2026-09-27T21:24:00Z" w16du:dateUtc="2026-09-27T19:24:00Z">
        <w:r w:rsidRPr="002F6B62">
          <w:rPr>
            <w:rFonts w:eastAsia="Times New Roman"/>
            <w:noProof/>
          </w:rPr>
          <w:t>2.2 Covered jurisdictions</w:t>
        </w:r>
        <w:r>
          <w:rPr>
            <w:noProof/>
          </w:rPr>
          <w:tab/>
        </w:r>
        <w:r>
          <w:rPr>
            <w:noProof/>
          </w:rPr>
          <w:fldChar w:fldCharType="begin"/>
        </w:r>
        <w:r>
          <w:rPr>
            <w:noProof/>
          </w:rPr>
          <w:instrText xml:space="preserve"> PAGEREF _Toc241436715 \h </w:instrText>
        </w:r>
        <w:r>
          <w:rPr>
            <w:noProof/>
          </w:rPr>
        </w:r>
        <w:r>
          <w:rPr>
            <w:noProof/>
          </w:rPr>
          <w:fldChar w:fldCharType="separate"/>
        </w:r>
        <w:r>
          <w:rPr>
            <w:noProof/>
          </w:rPr>
          <w:t>12</w:t>
        </w:r>
        <w:r>
          <w:rPr>
            <w:noProof/>
          </w:rPr>
          <w:fldChar w:fldCharType="end"/>
        </w:r>
      </w:ins>
    </w:p>
    <w:p w14:paraId="6162D58B" w14:textId="7DAC23A8" w:rsidR="004C30B2" w:rsidRDefault="004C30B2" w:rsidP="004C30B2">
      <w:pPr>
        <w:pStyle w:val="Verzeichnis1"/>
        <w:tabs>
          <w:tab w:val="right" w:leader="dot" w:pos="9402"/>
        </w:tabs>
        <w:rPr>
          <w:ins w:id="144" w:author="Eckhard Ortwein" w:date="2026-09-27T21:24:00Z" w16du:dateUtc="2026-09-27T19:24:00Z"/>
          <w:rFonts w:asciiTheme="minorHAnsi" w:hAnsiTheme="minorHAnsi" w:cstheme="minorBidi"/>
          <w:noProof/>
          <w:kern w:val="2"/>
          <w14:ligatures w14:val="standardContextual"/>
        </w:rPr>
      </w:pPr>
      <w:ins w:id="145" w:author="Eckhard Ortwein" w:date="2026-09-27T21:24:00Z" w16du:dateUtc="2026-09-27T19:24:00Z">
        <w:r w:rsidRPr="002F6B62">
          <w:rPr>
            <w:rFonts w:eastAsia="Times New Roman"/>
            <w:noProof/>
          </w:rPr>
          <w:t>Surcharges, turnaround and end-client rights</w:t>
        </w:r>
        <w:r>
          <w:rPr>
            <w:noProof/>
          </w:rPr>
          <w:tab/>
        </w:r>
        <w:r>
          <w:rPr>
            <w:noProof/>
          </w:rPr>
          <w:fldChar w:fldCharType="begin"/>
        </w:r>
        <w:r>
          <w:rPr>
            <w:noProof/>
          </w:rPr>
          <w:instrText xml:space="preserve"> PAGEREF _Toc241436716 \h </w:instrText>
        </w:r>
        <w:r>
          <w:rPr>
            <w:noProof/>
          </w:rPr>
        </w:r>
        <w:r>
          <w:rPr>
            <w:noProof/>
          </w:rPr>
          <w:fldChar w:fldCharType="separate"/>
        </w:r>
        <w:r>
          <w:rPr>
            <w:noProof/>
          </w:rPr>
          <w:t>14</w:t>
        </w:r>
        <w:r>
          <w:rPr>
            <w:noProof/>
          </w:rPr>
          <w:fldChar w:fldCharType="end"/>
        </w:r>
      </w:ins>
    </w:p>
    <w:p w14:paraId="27A711F6" w14:textId="7EA9C5AF" w:rsidR="004C30B2" w:rsidRDefault="004C30B2" w:rsidP="004C30B2">
      <w:pPr>
        <w:pStyle w:val="Verzeichnis2"/>
        <w:tabs>
          <w:tab w:val="right" w:leader="dot" w:pos="9402"/>
        </w:tabs>
        <w:rPr>
          <w:ins w:id="146" w:author="Eckhard Ortwein" w:date="2026-09-27T21:24:00Z" w16du:dateUtc="2026-09-27T19:24:00Z"/>
          <w:rFonts w:asciiTheme="minorHAnsi" w:hAnsiTheme="minorHAnsi" w:cstheme="minorBidi"/>
          <w:noProof/>
          <w:kern w:val="2"/>
          <w14:ligatures w14:val="standardContextual"/>
        </w:rPr>
      </w:pPr>
      <w:ins w:id="147" w:author="Eckhard Ortwein" w:date="2026-09-27T21:24:00Z" w16du:dateUtc="2026-09-27T19:24:00Z">
        <w:r w:rsidRPr="002F6B62">
          <w:rPr>
            <w:rFonts w:eastAsia="Times New Roman"/>
            <w:noProof/>
          </w:rPr>
          <w:t>2.3 Surcharge for additional documents</w:t>
        </w:r>
        <w:r>
          <w:rPr>
            <w:noProof/>
          </w:rPr>
          <w:tab/>
        </w:r>
        <w:r>
          <w:rPr>
            <w:noProof/>
          </w:rPr>
          <w:fldChar w:fldCharType="begin"/>
        </w:r>
        <w:r>
          <w:rPr>
            <w:noProof/>
          </w:rPr>
          <w:instrText xml:space="preserve"> PAGEREF _Toc241436717 \h </w:instrText>
        </w:r>
        <w:r>
          <w:rPr>
            <w:noProof/>
          </w:rPr>
        </w:r>
        <w:r>
          <w:rPr>
            <w:noProof/>
          </w:rPr>
          <w:fldChar w:fldCharType="separate"/>
        </w:r>
        <w:r>
          <w:rPr>
            <w:noProof/>
          </w:rPr>
          <w:t>14</w:t>
        </w:r>
        <w:r>
          <w:rPr>
            <w:noProof/>
          </w:rPr>
          <w:fldChar w:fldCharType="end"/>
        </w:r>
      </w:ins>
    </w:p>
    <w:p w14:paraId="4F68C363" w14:textId="0CE84549" w:rsidR="004C30B2" w:rsidRDefault="004C30B2" w:rsidP="004C30B2">
      <w:pPr>
        <w:pStyle w:val="Verzeichnis2"/>
        <w:tabs>
          <w:tab w:val="right" w:leader="dot" w:pos="9402"/>
        </w:tabs>
        <w:rPr>
          <w:ins w:id="148" w:author="Eckhard Ortwein" w:date="2026-09-27T21:24:00Z" w16du:dateUtc="2026-09-27T19:24:00Z"/>
          <w:rFonts w:asciiTheme="minorHAnsi" w:hAnsiTheme="minorHAnsi" w:cstheme="minorBidi"/>
          <w:noProof/>
          <w:kern w:val="2"/>
          <w14:ligatures w14:val="standardContextual"/>
        </w:rPr>
      </w:pPr>
      <w:ins w:id="149" w:author="Eckhard Ortwein" w:date="2026-09-27T21:24:00Z" w16du:dateUtc="2026-09-27T19:24:00Z">
        <w:r w:rsidRPr="002F6B62">
          <w:rPr>
            <w:rFonts w:eastAsia="Times New Roman"/>
            <w:noProof/>
          </w:rPr>
          <w:t>2.4 Turnaround</w:t>
        </w:r>
        <w:r>
          <w:rPr>
            <w:noProof/>
          </w:rPr>
          <w:tab/>
        </w:r>
        <w:r>
          <w:rPr>
            <w:noProof/>
          </w:rPr>
          <w:fldChar w:fldCharType="begin"/>
        </w:r>
        <w:r>
          <w:rPr>
            <w:noProof/>
          </w:rPr>
          <w:instrText xml:space="preserve"> PAGEREF _Toc241436718 \h </w:instrText>
        </w:r>
        <w:r>
          <w:rPr>
            <w:noProof/>
          </w:rPr>
        </w:r>
        <w:r>
          <w:rPr>
            <w:noProof/>
          </w:rPr>
          <w:fldChar w:fldCharType="separate"/>
        </w:r>
        <w:r>
          <w:rPr>
            <w:noProof/>
          </w:rPr>
          <w:t>14</w:t>
        </w:r>
        <w:r>
          <w:rPr>
            <w:noProof/>
          </w:rPr>
          <w:fldChar w:fldCharType="end"/>
        </w:r>
      </w:ins>
    </w:p>
    <w:p w14:paraId="011C8F93" w14:textId="0EABFC68" w:rsidR="004C30B2" w:rsidRDefault="004C30B2" w:rsidP="004C30B2">
      <w:pPr>
        <w:pStyle w:val="Verzeichnis2"/>
        <w:tabs>
          <w:tab w:val="right" w:leader="dot" w:pos="9402"/>
        </w:tabs>
        <w:rPr>
          <w:ins w:id="150" w:author="Eckhard Ortwein" w:date="2026-09-27T21:24:00Z" w16du:dateUtc="2026-09-27T19:24:00Z"/>
          <w:rFonts w:asciiTheme="minorHAnsi" w:hAnsiTheme="minorHAnsi" w:cstheme="minorBidi"/>
          <w:noProof/>
          <w:kern w:val="2"/>
          <w14:ligatures w14:val="standardContextual"/>
        </w:rPr>
      </w:pPr>
      <w:ins w:id="151" w:author="Eckhard Ortwein" w:date="2026-09-27T21:24:00Z" w16du:dateUtc="2026-09-27T19:24:00Z">
        <w:r w:rsidRPr="002F6B62">
          <w:rPr>
            <w:rFonts w:eastAsia="Times New Roman"/>
            <w:noProof/>
          </w:rPr>
          <w:t>2.5 End-client rights</w:t>
        </w:r>
        <w:r>
          <w:rPr>
            <w:noProof/>
          </w:rPr>
          <w:tab/>
        </w:r>
        <w:r>
          <w:rPr>
            <w:noProof/>
          </w:rPr>
          <w:fldChar w:fldCharType="begin"/>
        </w:r>
        <w:r>
          <w:rPr>
            <w:noProof/>
          </w:rPr>
          <w:instrText xml:space="preserve"> PAGEREF _Toc241436719 \h </w:instrText>
        </w:r>
        <w:r>
          <w:rPr>
            <w:noProof/>
          </w:rPr>
        </w:r>
        <w:r>
          <w:rPr>
            <w:noProof/>
          </w:rPr>
          <w:fldChar w:fldCharType="separate"/>
        </w:r>
        <w:r>
          <w:rPr>
            <w:noProof/>
          </w:rPr>
          <w:t>14</w:t>
        </w:r>
        <w:r>
          <w:rPr>
            <w:noProof/>
          </w:rPr>
          <w:fldChar w:fldCharType="end"/>
        </w:r>
      </w:ins>
    </w:p>
    <w:p w14:paraId="3FBCAF61" w14:textId="27FD8586" w:rsidR="004C30B2" w:rsidRDefault="004C30B2" w:rsidP="004C30B2">
      <w:pPr>
        <w:pStyle w:val="Verzeichnis1"/>
        <w:tabs>
          <w:tab w:val="right" w:leader="dot" w:pos="9402"/>
        </w:tabs>
        <w:rPr>
          <w:ins w:id="152" w:author="Eckhard Ortwein" w:date="2026-09-27T21:24:00Z" w16du:dateUtc="2026-09-27T19:24:00Z"/>
          <w:rFonts w:asciiTheme="minorHAnsi" w:hAnsiTheme="minorHAnsi" w:cstheme="minorBidi"/>
          <w:noProof/>
          <w:kern w:val="2"/>
          <w14:ligatures w14:val="standardContextual"/>
        </w:rPr>
      </w:pPr>
      <w:ins w:id="153" w:author="Eckhard Ortwein" w:date="2026-09-27T21:24:00Z" w16du:dateUtc="2026-09-27T19:24:00Z">
        <w:r w:rsidRPr="002F6B62">
          <w:rPr>
            <w:rFonts w:eastAsia="Times New Roman"/>
            <w:noProof/>
          </w:rPr>
          <w:t>Data protection between independent controllers</w:t>
        </w:r>
        <w:r>
          <w:rPr>
            <w:noProof/>
          </w:rPr>
          <w:tab/>
        </w:r>
        <w:r>
          <w:rPr>
            <w:noProof/>
          </w:rPr>
          <w:fldChar w:fldCharType="begin"/>
        </w:r>
        <w:r>
          <w:rPr>
            <w:noProof/>
          </w:rPr>
          <w:instrText xml:space="preserve"> PAGEREF _Toc241436720 \h </w:instrText>
        </w:r>
        <w:r>
          <w:rPr>
            <w:noProof/>
          </w:rPr>
        </w:r>
        <w:r>
          <w:rPr>
            <w:noProof/>
          </w:rPr>
          <w:fldChar w:fldCharType="separate"/>
        </w:r>
        <w:r>
          <w:rPr>
            <w:noProof/>
          </w:rPr>
          <w:t>15</w:t>
        </w:r>
        <w:r>
          <w:rPr>
            <w:noProof/>
          </w:rPr>
          <w:fldChar w:fldCharType="end"/>
        </w:r>
      </w:ins>
    </w:p>
    <w:p w14:paraId="44A0DFD3" w14:textId="21E3CE72" w:rsidR="004C30B2" w:rsidRDefault="004C30B2" w:rsidP="004C30B2">
      <w:pPr>
        <w:pStyle w:val="Verzeichnis2"/>
        <w:tabs>
          <w:tab w:val="right" w:leader="dot" w:pos="9402"/>
        </w:tabs>
        <w:rPr>
          <w:ins w:id="154" w:author="Eckhard Ortwein" w:date="2026-09-27T21:24:00Z" w16du:dateUtc="2026-09-27T19:24:00Z"/>
          <w:rFonts w:asciiTheme="minorHAnsi" w:hAnsiTheme="minorHAnsi" w:cstheme="minorBidi"/>
          <w:noProof/>
          <w:kern w:val="2"/>
          <w14:ligatures w14:val="standardContextual"/>
        </w:rPr>
      </w:pPr>
      <w:ins w:id="155" w:author="Eckhard Ortwein" w:date="2026-09-27T21:24:00Z" w16du:dateUtc="2026-09-27T19:24:00Z">
        <w:r w:rsidRPr="002F6B62">
          <w:rPr>
            <w:rFonts w:eastAsia="Times New Roman"/>
            <w:noProof/>
          </w:rPr>
          <w:t>3.1 Roles</w:t>
        </w:r>
        <w:r>
          <w:rPr>
            <w:noProof/>
          </w:rPr>
          <w:tab/>
        </w:r>
        <w:r>
          <w:rPr>
            <w:noProof/>
          </w:rPr>
          <w:fldChar w:fldCharType="begin"/>
        </w:r>
        <w:r>
          <w:rPr>
            <w:noProof/>
          </w:rPr>
          <w:instrText xml:space="preserve"> PAGEREF _Toc241436721 \h </w:instrText>
        </w:r>
        <w:r>
          <w:rPr>
            <w:noProof/>
          </w:rPr>
        </w:r>
        <w:r>
          <w:rPr>
            <w:noProof/>
          </w:rPr>
          <w:fldChar w:fldCharType="separate"/>
        </w:r>
        <w:r>
          <w:rPr>
            <w:noProof/>
          </w:rPr>
          <w:t>15</w:t>
        </w:r>
        <w:r>
          <w:rPr>
            <w:noProof/>
          </w:rPr>
          <w:fldChar w:fldCharType="end"/>
        </w:r>
      </w:ins>
    </w:p>
    <w:p w14:paraId="6AB780CF" w14:textId="5E1C1D11" w:rsidR="004C30B2" w:rsidRDefault="004C30B2" w:rsidP="004C30B2">
      <w:pPr>
        <w:pStyle w:val="Verzeichnis2"/>
        <w:tabs>
          <w:tab w:val="right" w:leader="dot" w:pos="9402"/>
        </w:tabs>
        <w:rPr>
          <w:ins w:id="156" w:author="Eckhard Ortwein" w:date="2026-09-27T21:24:00Z" w16du:dateUtc="2026-09-27T19:24:00Z"/>
          <w:rFonts w:asciiTheme="minorHAnsi" w:hAnsiTheme="minorHAnsi" w:cstheme="minorBidi"/>
          <w:noProof/>
          <w:kern w:val="2"/>
          <w14:ligatures w14:val="standardContextual"/>
        </w:rPr>
      </w:pPr>
      <w:ins w:id="157" w:author="Eckhard Ortwein" w:date="2026-09-27T21:24:00Z" w16du:dateUtc="2026-09-27T19:24:00Z">
        <w:r w:rsidRPr="002F6B62">
          <w:rPr>
            <w:rFonts w:eastAsia="Times New Roman"/>
            <w:noProof/>
          </w:rPr>
          <w:t>3.2 What is processed</w:t>
        </w:r>
        <w:r>
          <w:rPr>
            <w:noProof/>
          </w:rPr>
          <w:tab/>
        </w:r>
        <w:r>
          <w:rPr>
            <w:noProof/>
          </w:rPr>
          <w:fldChar w:fldCharType="begin"/>
        </w:r>
        <w:r>
          <w:rPr>
            <w:noProof/>
          </w:rPr>
          <w:instrText xml:space="preserve"> PAGEREF _Toc241436722 \h </w:instrText>
        </w:r>
        <w:r>
          <w:rPr>
            <w:noProof/>
          </w:rPr>
        </w:r>
        <w:r>
          <w:rPr>
            <w:noProof/>
          </w:rPr>
          <w:fldChar w:fldCharType="separate"/>
        </w:r>
        <w:r>
          <w:rPr>
            <w:noProof/>
          </w:rPr>
          <w:t>15</w:t>
        </w:r>
        <w:r>
          <w:rPr>
            <w:noProof/>
          </w:rPr>
          <w:fldChar w:fldCharType="end"/>
        </w:r>
      </w:ins>
    </w:p>
    <w:p w14:paraId="1CD57944" w14:textId="04029E93" w:rsidR="004C30B2" w:rsidRDefault="004C30B2" w:rsidP="004C30B2">
      <w:pPr>
        <w:pStyle w:val="Verzeichnis2"/>
        <w:tabs>
          <w:tab w:val="right" w:leader="dot" w:pos="9402"/>
        </w:tabs>
        <w:rPr>
          <w:ins w:id="158" w:author="Eckhard Ortwein" w:date="2026-09-27T21:24:00Z" w16du:dateUtc="2026-09-27T19:24:00Z"/>
          <w:rFonts w:asciiTheme="minorHAnsi" w:hAnsiTheme="minorHAnsi" w:cstheme="minorBidi"/>
          <w:noProof/>
          <w:kern w:val="2"/>
          <w14:ligatures w14:val="standardContextual"/>
        </w:rPr>
      </w:pPr>
      <w:ins w:id="159" w:author="Eckhard Ortwein" w:date="2026-09-27T21:24:00Z" w16du:dateUtc="2026-09-27T19:24:00Z">
        <w:r w:rsidRPr="002F6B62">
          <w:rPr>
            <w:rFonts w:eastAsia="Times New Roman"/>
            <w:noProof/>
          </w:rPr>
          <w:t>3.3 Purposes and legal basis</w:t>
        </w:r>
        <w:r>
          <w:rPr>
            <w:noProof/>
          </w:rPr>
          <w:tab/>
        </w:r>
        <w:r>
          <w:rPr>
            <w:noProof/>
          </w:rPr>
          <w:fldChar w:fldCharType="begin"/>
        </w:r>
        <w:r>
          <w:rPr>
            <w:noProof/>
          </w:rPr>
          <w:instrText xml:space="preserve"> PAGEREF _Toc241436723 \h </w:instrText>
        </w:r>
        <w:r>
          <w:rPr>
            <w:noProof/>
          </w:rPr>
        </w:r>
        <w:r>
          <w:rPr>
            <w:noProof/>
          </w:rPr>
          <w:fldChar w:fldCharType="separate"/>
        </w:r>
        <w:r>
          <w:rPr>
            <w:noProof/>
          </w:rPr>
          <w:t>15</w:t>
        </w:r>
        <w:r>
          <w:rPr>
            <w:noProof/>
          </w:rPr>
          <w:fldChar w:fldCharType="end"/>
        </w:r>
      </w:ins>
    </w:p>
    <w:p w14:paraId="4499E70A" w14:textId="13DA37E6" w:rsidR="004C30B2" w:rsidRDefault="004C30B2" w:rsidP="004C30B2">
      <w:pPr>
        <w:pStyle w:val="Verzeichnis2"/>
        <w:tabs>
          <w:tab w:val="right" w:leader="dot" w:pos="9402"/>
        </w:tabs>
        <w:rPr>
          <w:ins w:id="160" w:author="Eckhard Ortwein" w:date="2026-09-27T21:24:00Z" w16du:dateUtc="2026-09-27T19:24:00Z"/>
          <w:rFonts w:asciiTheme="minorHAnsi" w:hAnsiTheme="minorHAnsi" w:cstheme="minorBidi"/>
          <w:noProof/>
          <w:kern w:val="2"/>
          <w14:ligatures w14:val="standardContextual"/>
        </w:rPr>
      </w:pPr>
      <w:ins w:id="161" w:author="Eckhard Ortwein" w:date="2026-09-27T21:24:00Z" w16du:dateUtc="2026-09-27T19:24:00Z">
        <w:r w:rsidRPr="002F6B62">
          <w:rPr>
            <w:rFonts w:eastAsia="Times New Roman"/>
            <w:noProof/>
          </w:rPr>
          <w:t>3.4 Technical and organisational measures</w:t>
        </w:r>
        <w:r>
          <w:rPr>
            <w:noProof/>
          </w:rPr>
          <w:tab/>
        </w:r>
        <w:r>
          <w:rPr>
            <w:noProof/>
          </w:rPr>
          <w:fldChar w:fldCharType="begin"/>
        </w:r>
        <w:r>
          <w:rPr>
            <w:noProof/>
          </w:rPr>
          <w:instrText xml:space="preserve"> PAGEREF _Toc241436724 \h </w:instrText>
        </w:r>
        <w:r>
          <w:rPr>
            <w:noProof/>
          </w:rPr>
        </w:r>
        <w:r>
          <w:rPr>
            <w:noProof/>
          </w:rPr>
          <w:fldChar w:fldCharType="separate"/>
        </w:r>
        <w:r>
          <w:rPr>
            <w:noProof/>
          </w:rPr>
          <w:t>15</w:t>
        </w:r>
        <w:r>
          <w:rPr>
            <w:noProof/>
          </w:rPr>
          <w:fldChar w:fldCharType="end"/>
        </w:r>
      </w:ins>
    </w:p>
    <w:p w14:paraId="5F415375" w14:textId="35A55107" w:rsidR="004C30B2" w:rsidRDefault="004C30B2" w:rsidP="004C30B2">
      <w:pPr>
        <w:pStyle w:val="Verzeichnis2"/>
        <w:tabs>
          <w:tab w:val="right" w:leader="dot" w:pos="9402"/>
        </w:tabs>
        <w:rPr>
          <w:ins w:id="162" w:author="Eckhard Ortwein" w:date="2026-09-27T21:24:00Z" w16du:dateUtc="2026-09-27T19:24:00Z"/>
          <w:rFonts w:asciiTheme="minorHAnsi" w:hAnsiTheme="minorHAnsi" w:cstheme="minorBidi"/>
          <w:noProof/>
          <w:kern w:val="2"/>
          <w14:ligatures w14:val="standardContextual"/>
        </w:rPr>
      </w:pPr>
      <w:ins w:id="163" w:author="Eckhard Ortwein" w:date="2026-09-27T21:24:00Z" w16du:dateUtc="2026-09-27T19:24:00Z">
        <w:r w:rsidRPr="002F6B62">
          <w:rPr>
            <w:rFonts w:eastAsia="Times New Roman"/>
            <w:noProof/>
          </w:rPr>
          <w:t>3.5 Transfers to third countries</w:t>
        </w:r>
        <w:r>
          <w:rPr>
            <w:noProof/>
          </w:rPr>
          <w:tab/>
        </w:r>
        <w:r>
          <w:rPr>
            <w:noProof/>
          </w:rPr>
          <w:fldChar w:fldCharType="begin"/>
        </w:r>
        <w:r>
          <w:rPr>
            <w:noProof/>
          </w:rPr>
          <w:instrText xml:space="preserve"> PAGEREF _Toc241436725 \h </w:instrText>
        </w:r>
        <w:r>
          <w:rPr>
            <w:noProof/>
          </w:rPr>
        </w:r>
        <w:r>
          <w:rPr>
            <w:noProof/>
          </w:rPr>
          <w:fldChar w:fldCharType="separate"/>
        </w:r>
        <w:r>
          <w:rPr>
            <w:noProof/>
          </w:rPr>
          <w:t>16</w:t>
        </w:r>
        <w:r>
          <w:rPr>
            <w:noProof/>
          </w:rPr>
          <w:fldChar w:fldCharType="end"/>
        </w:r>
      </w:ins>
    </w:p>
    <w:p w14:paraId="682B8DC3" w14:textId="182AFC31" w:rsidR="004C30B2" w:rsidRDefault="004C30B2" w:rsidP="004C30B2">
      <w:pPr>
        <w:pStyle w:val="Verzeichnis2"/>
        <w:tabs>
          <w:tab w:val="right" w:leader="dot" w:pos="9402"/>
        </w:tabs>
        <w:rPr>
          <w:ins w:id="164" w:author="Eckhard Ortwein" w:date="2026-09-27T21:24:00Z" w16du:dateUtc="2026-09-27T19:24:00Z"/>
          <w:rFonts w:asciiTheme="minorHAnsi" w:hAnsiTheme="minorHAnsi" w:cstheme="minorBidi"/>
          <w:noProof/>
          <w:kern w:val="2"/>
          <w14:ligatures w14:val="standardContextual"/>
        </w:rPr>
      </w:pPr>
      <w:ins w:id="165" w:author="Eckhard Ortwein" w:date="2026-09-27T21:24:00Z" w16du:dateUtc="2026-09-27T19:24:00Z">
        <w:r w:rsidRPr="002F6B62">
          <w:rPr>
            <w:rFonts w:eastAsia="Times New Roman"/>
            <w:noProof/>
          </w:rPr>
          <w:t>3.6 Cooperation</w:t>
        </w:r>
        <w:r>
          <w:rPr>
            <w:noProof/>
          </w:rPr>
          <w:tab/>
        </w:r>
        <w:r>
          <w:rPr>
            <w:noProof/>
          </w:rPr>
          <w:fldChar w:fldCharType="begin"/>
        </w:r>
        <w:r>
          <w:rPr>
            <w:noProof/>
          </w:rPr>
          <w:instrText xml:space="preserve"> PAGEREF _Toc241436726 \h </w:instrText>
        </w:r>
        <w:r>
          <w:rPr>
            <w:noProof/>
          </w:rPr>
        </w:r>
        <w:r>
          <w:rPr>
            <w:noProof/>
          </w:rPr>
          <w:fldChar w:fldCharType="separate"/>
        </w:r>
        <w:r>
          <w:rPr>
            <w:noProof/>
          </w:rPr>
          <w:t>16</w:t>
        </w:r>
        <w:r>
          <w:rPr>
            <w:noProof/>
          </w:rPr>
          <w:fldChar w:fldCharType="end"/>
        </w:r>
      </w:ins>
    </w:p>
    <w:p w14:paraId="27DB2D4A" w14:textId="77777777" w:rsidR="004C30B2" w:rsidRDefault="004C30B2" w:rsidP="004C30B2">
      <w:pPr>
        <w:pStyle w:val="berschrift1"/>
        <w:rPr>
          <w:b w:val="0"/>
          <w:bCs w:val="0"/>
          <w:color w:val="6895FF"/>
          <w:spacing w:val="20"/>
          <w:kern w:val="0"/>
          <w:sz w:val="16"/>
          <w:szCs w:val="16"/>
        </w:rPr>
      </w:pPr>
      <w:ins w:id="166" w:author="Eckhard Ortwein" w:date="2026-09-27T21:24:00Z" w16du:dateUtc="2026-09-27T19:24:00Z">
        <w:r>
          <w:rPr>
            <w:b w:val="0"/>
            <w:bCs w:val="0"/>
            <w:color w:val="6895FF"/>
            <w:spacing w:val="20"/>
            <w:kern w:val="0"/>
            <w:sz w:val="16"/>
            <w:szCs w:val="16"/>
          </w:rPr>
          <w:fldChar w:fldCharType="end"/>
        </w:r>
      </w:ins>
      <w:bookmarkStart w:id="167" w:name="_Toc241436691"/>
      <w:bookmarkStart w:id="168" w:name="_Toc240374304"/>
    </w:p>
    <w:bookmarkEnd w:id="167"/>
    <w:bookmarkEnd w:id="168"/>
    <w:p w14:paraId="2D76DF24" w14:textId="77777777" w:rsidR="004C30B2" w:rsidRDefault="004C30B2">
      <w:pPr>
        <w:rPr>
          <w:rFonts w:ascii="Calibri" w:eastAsia="Times New Roman" w:hAnsi="Calibri" w:cs="Calibri"/>
          <w:b/>
          <w:bCs/>
          <w:color w:val="1A2340"/>
          <w:kern w:val="36"/>
          <w:sz w:val="38"/>
          <w:szCs w:val="38"/>
        </w:rPr>
      </w:pPr>
      <w:r>
        <w:rPr>
          <w:rFonts w:ascii="Calibri" w:eastAsia="Times New Roman" w:hAnsi="Calibri" w:cs="Calibri"/>
          <w:b/>
          <w:bCs/>
          <w:color w:val="1A2340"/>
          <w:kern w:val="36"/>
          <w:sz w:val="38"/>
          <w:szCs w:val="38"/>
        </w:rPr>
        <w:br w:type="page"/>
      </w:r>
    </w:p>
    <w:p w14:paraId="5E66AB69" w14:textId="1E6540E2" w:rsidR="00223A6C" w:rsidRDefault="00223A6C">
      <w:pPr>
        <w:pStyle w:val="meta"/>
        <w:rPr>
          <w:rFonts w:ascii="Calibri" w:hAnsi="Calibri" w:cs="Calibri"/>
        </w:rPr>
      </w:pPr>
      <w:r>
        <w:rPr>
          <w:rFonts w:ascii="Calibri" w:hAnsi="Calibri" w:cs="Calibri"/>
        </w:rPr>
        <w:t>Reseller:</w:t>
      </w:r>
    </w:p>
    <w:p w14:paraId="23CACBC4" w14:textId="77777777" w:rsidR="00223A6C" w:rsidRDefault="00223A6C">
      <w:pPr>
        <w:pStyle w:val="meta"/>
        <w:rPr>
          <w:rFonts w:ascii="Calibri" w:hAnsi="Calibri" w:cs="Calibri"/>
        </w:rPr>
      </w:pPr>
      <w:r>
        <w:rPr>
          <w:rFonts w:ascii="Calibri" w:hAnsi="Calibri" w:cs="Calibri"/>
        </w:rPr>
        <w:t>STP Business Information GmbH</w:t>
      </w:r>
    </w:p>
    <w:p w14:paraId="35F7D1E8" w14:textId="77777777" w:rsidR="00223A6C" w:rsidRDefault="00223A6C">
      <w:pPr>
        <w:pStyle w:val="meta"/>
        <w:rPr>
          <w:rFonts w:ascii="Calibri" w:hAnsi="Calibri" w:cs="Calibri"/>
        </w:rPr>
      </w:pPr>
      <w:r>
        <w:rPr>
          <w:rFonts w:ascii="Calibri" w:hAnsi="Calibri" w:cs="Calibri"/>
        </w:rPr>
        <w:t>Brauerstraße 12, 76135 Karlsruhe</w:t>
      </w:r>
    </w:p>
    <w:p w14:paraId="7F3C717E" w14:textId="77777777" w:rsidR="00223A6C" w:rsidRDefault="00223A6C">
      <w:pPr>
        <w:pStyle w:val="meta"/>
        <w:rPr>
          <w:rFonts w:ascii="Calibri" w:hAnsi="Calibri" w:cs="Calibri"/>
        </w:rPr>
      </w:pPr>
      <w:r>
        <w:rPr>
          <w:rFonts w:ascii="Calibri" w:hAnsi="Calibri" w:cs="Calibri"/>
        </w:rPr>
        <w:t>AG Mannheim · HRB 110915 · VAT ID DE227238030</w:t>
      </w:r>
    </w:p>
    <w:p w14:paraId="4CDAE22A" w14:textId="77777777" w:rsidR="00223A6C" w:rsidRDefault="00223A6C">
      <w:pPr>
        <w:pStyle w:val="meta"/>
        <w:rPr>
          <w:rFonts w:ascii="Calibri" w:hAnsi="Calibri" w:cs="Calibri"/>
        </w:rPr>
      </w:pPr>
      <w:r>
        <w:rPr>
          <w:rFonts w:ascii="Calibri" w:hAnsi="Calibri" w:cs="Calibri"/>
        </w:rPr>
        <w:t>Managing Directors: Fabian Padilla Crisol, Laurent Rueff, Martin Ripke</w:t>
      </w:r>
    </w:p>
    <w:p w14:paraId="0423349C" w14:textId="77777777" w:rsidR="00223A6C" w:rsidRDefault="00223A6C">
      <w:pPr>
        <w:pStyle w:val="meta"/>
        <w:rPr>
          <w:rFonts w:ascii="Calibri" w:hAnsi="Calibri" w:cs="Calibri"/>
        </w:rPr>
      </w:pPr>
      <w:r>
        <w:rPr>
          <w:rFonts w:ascii="Calibri" w:hAnsi="Calibri" w:cs="Calibri"/>
        </w:rPr>
        <w:t>Supplier:</w:t>
      </w:r>
    </w:p>
    <w:p w14:paraId="55A605DC" w14:textId="77777777" w:rsidR="00223A6C" w:rsidRDefault="00223A6C">
      <w:pPr>
        <w:pStyle w:val="meta"/>
        <w:rPr>
          <w:rFonts w:ascii="Calibri" w:hAnsi="Calibri" w:cs="Calibri"/>
        </w:rPr>
      </w:pPr>
      <w:r>
        <w:rPr>
          <w:rFonts w:ascii="Calibri" w:hAnsi="Calibri" w:cs="Calibri"/>
        </w:rPr>
        <w:t>Founders1 GmbH</w:t>
      </w:r>
    </w:p>
    <w:p w14:paraId="5D3BA3CF" w14:textId="77777777" w:rsidR="00223A6C" w:rsidRDefault="00223A6C">
      <w:pPr>
        <w:pStyle w:val="meta"/>
        <w:rPr>
          <w:rFonts w:ascii="Calibri" w:hAnsi="Calibri" w:cs="Calibri"/>
        </w:rPr>
      </w:pPr>
      <w:r>
        <w:rPr>
          <w:rFonts w:ascii="Calibri" w:hAnsi="Calibri" w:cs="Calibri"/>
        </w:rPr>
        <w:t>Berger Str. 224, 60385 Frankfurt</w:t>
      </w:r>
    </w:p>
    <w:p w14:paraId="540822B3" w14:textId="77777777" w:rsidR="00223A6C" w:rsidRDefault="00223A6C">
      <w:pPr>
        <w:pStyle w:val="meta"/>
        <w:rPr>
          <w:rFonts w:ascii="Calibri" w:hAnsi="Calibri" w:cs="Calibri"/>
        </w:rPr>
      </w:pPr>
      <w:r>
        <w:rPr>
          <w:rFonts w:ascii="Calibri" w:hAnsi="Calibri" w:cs="Calibri"/>
        </w:rPr>
        <w:t>AG Charlottenburg (Berlin) · HRB 234373 B · VAT ID DE347408472</w:t>
      </w:r>
    </w:p>
    <w:p w14:paraId="57281973" w14:textId="77777777" w:rsidR="00223A6C" w:rsidRDefault="00223A6C">
      <w:pPr>
        <w:pStyle w:val="meta"/>
        <w:rPr>
          <w:rFonts w:ascii="Calibri" w:hAnsi="Calibri" w:cs="Calibri"/>
        </w:rPr>
      </w:pPr>
      <w:r>
        <w:rPr>
          <w:rFonts w:ascii="Calibri" w:hAnsi="Calibri" w:cs="Calibri"/>
        </w:rPr>
        <w:t>Managing Director: Eckhard Ortwein</w:t>
      </w:r>
    </w:p>
    <w:p w14:paraId="38652440" w14:textId="77777777" w:rsidR="00223A6C" w:rsidRDefault="00223A6C">
      <w:pPr>
        <w:pStyle w:val="meta"/>
        <w:rPr>
          <w:rFonts w:ascii="Calibri" w:hAnsi="Calibri" w:cs="Calibri"/>
        </w:rPr>
      </w:pPr>
      <w:r>
        <w:rPr>
          <w:rFonts w:ascii="Calibri" w:hAnsi="Calibri" w:cs="Calibri"/>
        </w:rPr>
        <w:t>hereinafter</w:t>
      </w:r>
    </w:p>
    <w:p w14:paraId="1B2C6C11" w14:textId="77777777" w:rsidR="00223A6C" w:rsidRDefault="00223A6C">
      <w:pPr>
        <w:pStyle w:val="meta"/>
        <w:rPr>
          <w:rFonts w:ascii="Calibri" w:hAnsi="Calibri" w:cs="Calibri"/>
        </w:rPr>
      </w:pPr>
      <w:r>
        <w:rPr>
          <w:rFonts w:ascii="Calibri" w:hAnsi="Calibri" w:cs="Calibri"/>
        </w:rPr>
        <w:t>STP</w:t>
      </w:r>
    </w:p>
    <w:p w14:paraId="123A803A" w14:textId="77777777" w:rsidR="00223A6C" w:rsidRDefault="00223A6C">
      <w:pPr>
        <w:pStyle w:val="meta"/>
        <w:rPr>
          <w:rFonts w:ascii="Calibri" w:hAnsi="Calibri" w:cs="Calibri"/>
        </w:rPr>
      </w:pPr>
      <w:r>
        <w:rPr>
          <w:rFonts w:ascii="Calibri" w:hAnsi="Calibri" w:cs="Calibri"/>
        </w:rPr>
        <w:t>hereinafter</w:t>
      </w:r>
    </w:p>
    <w:p w14:paraId="6955DF73" w14:textId="77777777" w:rsidR="00223A6C" w:rsidRDefault="00223A6C">
      <w:pPr>
        <w:pStyle w:val="meta"/>
        <w:rPr>
          <w:rFonts w:ascii="Calibri" w:hAnsi="Calibri" w:cs="Calibri"/>
        </w:rPr>
      </w:pPr>
      <w:r>
        <w:rPr>
          <w:rFonts w:ascii="Calibri" w:hAnsi="Calibri" w:cs="Calibri"/>
        </w:rPr>
        <w:t>Founders1</w:t>
      </w:r>
    </w:p>
    <w:p w14:paraId="1E6A2954" w14:textId="77777777" w:rsidR="00223A6C" w:rsidRDefault="00223A6C">
      <w:pPr>
        <w:pStyle w:val="meta"/>
        <w:rPr>
          <w:rFonts w:ascii="Calibri" w:hAnsi="Calibri" w:cs="Calibri"/>
        </w:rPr>
      </w:pPr>
      <w:r>
        <w:rPr>
          <w:rFonts w:ascii="Calibri" w:hAnsi="Calibri" w:cs="Calibri"/>
        </w:rPr>
        <w:t xml:space="preserve">Draft </w:t>
      </w:r>
      <w:del w:id="169" w:author="Eckhard Ortwein" w:date="2026-09-27T21:24:00Z" w16du:dateUtc="2026-09-27T19:24:00Z">
        <w:r w:rsidR="00A31CFC" w:rsidRPr="0040708E">
          <w:rPr>
            <w:rFonts w:ascii="Calibri" w:hAnsi="Calibri" w:cs="Calibri"/>
            <w:lang w:val="en-US"/>
          </w:rPr>
          <w:delText>· 14</w:delText>
        </w:r>
      </w:del>
      <w:ins w:id="170" w:author="Eckhard Ortwein" w:date="2026-09-27T21:24:00Z" w16du:dateUtc="2026-09-27T19:24:00Z">
        <w:r>
          <w:rPr>
            <w:rFonts w:ascii="Calibri" w:hAnsi="Calibri" w:cs="Calibri"/>
          </w:rPr>
          <w:t>2 · 24</w:t>
        </w:r>
      </w:ins>
      <w:r>
        <w:rPr>
          <w:rFonts w:ascii="Calibri" w:hAnsi="Calibri" w:cs="Calibri"/>
        </w:rPr>
        <w:t xml:space="preserve"> September 2026</w:t>
      </w:r>
    </w:p>
    <w:p w14:paraId="69C03A3A"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Founders1 GmbH</w:t>
      </w:r>
      <w:r>
        <w:rPr>
          <w:rFonts w:ascii="Calibri" w:eastAsia="Times New Roman" w:hAnsi="Calibri" w:cs="Calibri"/>
          <w:color w:val="222233"/>
          <w:sz w:val="21"/>
          <w:szCs w:val="21"/>
        </w:rPr>
        <w:t xml:space="preserve"> (“Founders1”) operates </w:t>
      </w:r>
      <w:r>
        <w:rPr>
          <w:rStyle w:val="Fett"/>
          <w:rFonts w:ascii="Calibri" w:eastAsia="Times New Roman" w:hAnsi="Calibri" w:cs="Calibri"/>
          <w:color w:val="222233"/>
          <w:sz w:val="21"/>
          <w:szCs w:val="21"/>
        </w:rPr>
        <w:t>BetterCo</w:t>
      </w:r>
      <w:r>
        <w:rPr>
          <w:rFonts w:ascii="Calibri" w:eastAsia="Times New Roman" w:hAnsi="Calibri" w:cs="Calibri"/>
          <w:color w:val="222233"/>
          <w:sz w:val="21"/>
          <w:szCs w:val="21"/>
        </w:rPr>
        <w:t xml:space="preserve">, the platform through which it procures company registry documents and structured registry data from official registers and other procurement routes, holds them, and delivers them with provenance. Throughout this Agreement, </w:t>
      </w:r>
      <w:r>
        <w:rPr>
          <w:rStyle w:val="Hervorhebung"/>
          <w:rFonts w:ascii="Calibri" w:eastAsia="Times New Roman" w:hAnsi="Calibri" w:cs="Calibri"/>
          <w:color w:val="222233"/>
          <w:sz w:val="21"/>
          <w:szCs w:val="21"/>
        </w:rPr>
        <w:t>Founders1</w:t>
      </w:r>
      <w:r>
        <w:rPr>
          <w:rFonts w:ascii="Calibri" w:eastAsia="Times New Roman" w:hAnsi="Calibri" w:cs="Calibri"/>
          <w:color w:val="222233"/>
          <w:sz w:val="21"/>
          <w:szCs w:val="21"/>
        </w:rPr>
        <w:t xml:space="preserve"> is the contracting party and </w:t>
      </w:r>
      <w:r>
        <w:rPr>
          <w:rStyle w:val="Hervorhebung"/>
          <w:rFonts w:ascii="Calibri" w:eastAsia="Times New Roman" w:hAnsi="Calibri" w:cs="Calibri"/>
          <w:color w:val="222233"/>
          <w:sz w:val="21"/>
          <w:szCs w:val="21"/>
        </w:rPr>
        <w:t>BetterCo</w:t>
      </w:r>
      <w:r>
        <w:rPr>
          <w:rFonts w:ascii="Calibri" w:eastAsia="Times New Roman" w:hAnsi="Calibri" w:cs="Calibri"/>
          <w:color w:val="222233"/>
          <w:sz w:val="21"/>
          <w:szCs w:val="21"/>
        </w:rPr>
        <w:t xml:space="preserve"> is the service STP connects to. STP supplies software and information services to legal, notarial and tax practices and wishes to offer that service to its clients in its own name. Annex 1 describes the service; this Agreement sets the terms on which STP resells it. </w:t>
      </w:r>
    </w:p>
    <w:p w14:paraId="0E86C48D" w14:textId="77777777" w:rsidR="00223A6C" w:rsidRDefault="00223A6C">
      <w:pPr>
        <w:pStyle w:val="berschrift2"/>
        <w:rPr>
          <w:rFonts w:eastAsia="Times New Roman"/>
        </w:rPr>
      </w:pPr>
      <w:bookmarkStart w:id="171" w:name="_Toc241436692"/>
      <w:bookmarkStart w:id="172" w:name="_Toc240374305"/>
      <w:r>
        <w:rPr>
          <w:rFonts w:eastAsia="Times New Roman"/>
        </w:rPr>
        <w:t>1 Definitions</w:t>
      </w:r>
      <w:bookmarkEnd w:id="171"/>
      <w:bookmarkEnd w:id="172"/>
    </w:p>
    <w:p w14:paraId="632F03E7"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1.1</w:t>
      </w:r>
      <w:r>
        <w:rPr>
          <w:rFonts w:ascii="Calibri" w:hAnsi="Calibri" w:cs="Calibri"/>
          <w:b/>
          <w:bCs/>
          <w:color w:val="222233"/>
          <w:sz w:val="21"/>
          <w:szCs w:val="21"/>
        </w:rPr>
        <w:t> </w:t>
      </w:r>
    </w:p>
    <w:p w14:paraId="1DB594FA"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Affiliate</w:t>
      </w:r>
      <w:r>
        <w:rPr>
          <w:rFonts w:ascii="Calibri" w:eastAsia="Times New Roman" w:hAnsi="Calibri" w:cs="Calibri"/>
          <w:color w:val="222233"/>
          <w:sz w:val="21"/>
          <w:szCs w:val="21"/>
        </w:rPr>
        <w:t xml:space="preserve"> — an undertaking affiliated with a party within the meaning of §§ 15 ff. AktG.</w:t>
      </w:r>
      <w:del w:id="173" w:author="Eckhard Ortwein" w:date="2026-09-27T21:24:00Z" w16du:dateUtc="2026-09-27T19:24:00Z">
        <w:r w:rsidR="00A31CFC" w:rsidRPr="0040708E">
          <w:rPr>
            <w:rFonts w:ascii="Calibri" w:eastAsia="Times New Roman" w:hAnsi="Calibri" w:cs="Calibri"/>
            <w:color w:val="222233"/>
            <w:sz w:val="21"/>
            <w:szCs w:val="21"/>
            <w:lang w:val="en-US"/>
          </w:rPr>
          <w:delText xml:space="preserve"> </w:delText>
        </w:r>
        <w:r w:rsidR="00A31CFC" w:rsidRPr="0040708E">
          <w:rPr>
            <w:rStyle w:val="Fett"/>
            <w:rFonts w:ascii="Calibri" w:eastAsia="Times New Roman" w:hAnsi="Calibri" w:cs="Calibri"/>
            <w:color w:val="222233"/>
            <w:sz w:val="21"/>
            <w:szCs w:val="21"/>
            <w:lang w:val="en-US"/>
          </w:rPr>
          <w:delText>Septeo Group</w:delText>
        </w:r>
        <w:r w:rsidR="00A31CFC" w:rsidRPr="0040708E">
          <w:rPr>
            <w:rFonts w:ascii="Calibri" w:eastAsia="Times New Roman" w:hAnsi="Calibri" w:cs="Calibri"/>
            <w:color w:val="222233"/>
            <w:sz w:val="21"/>
            <w:szCs w:val="21"/>
            <w:lang w:val="en-US"/>
          </w:rPr>
          <w:delText xml:space="preserve"> — Septeo SAS and its Affiliates.</w:delText>
        </w:r>
      </w:del>
    </w:p>
    <w:p w14:paraId="5A210F6A"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w:t>
      </w:r>
      <w:r>
        <w:rPr>
          <w:rFonts w:ascii="Calibri" w:hAnsi="Calibri" w:cs="Calibri"/>
          <w:b/>
          <w:bCs/>
          <w:color w:val="222233"/>
          <w:sz w:val="21"/>
          <w:szCs w:val="21"/>
        </w:rPr>
        <w:t> </w:t>
      </w:r>
    </w:p>
    <w:p w14:paraId="4159321F"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Case</w:t>
      </w:r>
      <w:r>
        <w:rPr>
          <w:rFonts w:ascii="Calibri" w:eastAsia="Times New Roman" w:hAnsi="Calibri" w:cs="Calibri"/>
          <w:color w:val="222233"/>
          <w:sz w:val="21"/>
          <w:szCs w:val="21"/>
        </w:rPr>
        <w:t xml:space="preserve"> — one order for one company in one jurisdiction, as defined in Annex 1.</w:t>
      </w:r>
    </w:p>
    <w:p w14:paraId="15E4963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w:t>
      </w:r>
      <w:r>
        <w:rPr>
          <w:rFonts w:ascii="Calibri" w:hAnsi="Calibri" w:cs="Calibri"/>
          <w:b/>
          <w:bCs/>
          <w:color w:val="222233"/>
          <w:sz w:val="21"/>
          <w:szCs w:val="21"/>
        </w:rPr>
        <w:t> </w:t>
      </w:r>
    </w:p>
    <w:p w14:paraId="7D63BCB4"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Documents</w:t>
      </w:r>
      <w:r>
        <w:rPr>
          <w:rFonts w:ascii="Calibri" w:eastAsia="Times New Roman" w:hAnsi="Calibri" w:cs="Calibri"/>
          <w:color w:val="222233"/>
          <w:sz w:val="21"/>
          <w:szCs w:val="21"/>
        </w:rPr>
        <w:t xml:space="preserve"> — the registry documents and structured registry data delivered under a Case, together with their provenance metadata.</w:t>
      </w:r>
    </w:p>
    <w:p w14:paraId="764B47D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w:t>
      </w:r>
      <w:r>
        <w:rPr>
          <w:rFonts w:ascii="Calibri" w:hAnsi="Calibri" w:cs="Calibri"/>
          <w:b/>
          <w:bCs/>
          <w:color w:val="222233"/>
          <w:sz w:val="21"/>
          <w:szCs w:val="21"/>
        </w:rPr>
        <w:t> </w:t>
      </w:r>
    </w:p>
    <w:p w14:paraId="410FE616"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End Client</w:t>
      </w:r>
      <w:r>
        <w:rPr>
          <w:rFonts w:ascii="Calibri" w:eastAsia="Times New Roman" w:hAnsi="Calibri" w:cs="Calibri"/>
          <w:color w:val="222233"/>
          <w:sz w:val="21"/>
          <w:szCs w:val="21"/>
        </w:rPr>
        <w:t xml:space="preserve"> — a client of STP </w:t>
      </w:r>
      <w:del w:id="174" w:author="Eckhard Ortwein" w:date="2026-09-27T21:24:00Z" w16du:dateUtc="2026-09-27T19:24:00Z">
        <w:r w:rsidR="00A31CFC" w:rsidRPr="0040708E">
          <w:rPr>
            <w:rFonts w:ascii="Calibri" w:eastAsia="Times New Roman" w:hAnsi="Calibri" w:cs="Calibri"/>
            <w:color w:val="222233"/>
            <w:sz w:val="21"/>
            <w:szCs w:val="21"/>
            <w:lang w:val="en-US"/>
          </w:rPr>
          <w:delText xml:space="preserve">or of a Permitted Affiliate </w:delText>
        </w:r>
      </w:del>
      <w:r>
        <w:rPr>
          <w:rFonts w:ascii="Calibri" w:eastAsia="Times New Roman" w:hAnsi="Calibri" w:cs="Calibri"/>
          <w:color w:val="222233"/>
          <w:sz w:val="21"/>
          <w:szCs w:val="21"/>
        </w:rPr>
        <w:t>to whom the service is resold.</w:t>
      </w:r>
    </w:p>
    <w:p w14:paraId="19FAB1E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w:t>
      </w:r>
      <w:r>
        <w:rPr>
          <w:rFonts w:ascii="Calibri" w:hAnsi="Calibri" w:cs="Calibri"/>
          <w:b/>
          <w:bCs/>
          <w:color w:val="222233"/>
          <w:sz w:val="21"/>
          <w:szCs w:val="21"/>
        </w:rPr>
        <w:t> </w:t>
      </w:r>
    </w:p>
    <w:p w14:paraId="4187076A"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Platform</w:t>
      </w:r>
      <w:r>
        <w:rPr>
          <w:rFonts w:ascii="Calibri" w:eastAsia="Times New Roman" w:hAnsi="Calibri" w:cs="Calibri"/>
          <w:color w:val="222233"/>
          <w:sz w:val="21"/>
          <w:szCs w:val="21"/>
        </w:rPr>
        <w:t xml:space="preserve"> — the BetterCo platform, its API, and the coverage and routing data behind it.</w:t>
      </w:r>
    </w:p>
    <w:p w14:paraId="74343EF4" w14:textId="77777777" w:rsidR="00223A6C" w:rsidRDefault="00223A6C">
      <w:pPr>
        <w:pStyle w:val="berschrift2"/>
        <w:rPr>
          <w:rFonts w:eastAsia="Times New Roman"/>
        </w:rPr>
      </w:pPr>
      <w:bookmarkStart w:id="175" w:name="_Toc241436693"/>
      <w:bookmarkStart w:id="176" w:name="_Toc240374306"/>
      <w:commentRangeStart w:id="177"/>
      <w:commentRangeStart w:id="178"/>
      <w:r>
        <w:rPr>
          <w:rFonts w:eastAsia="Times New Roman"/>
        </w:rPr>
        <w:t>2 Subject matter</w:t>
      </w:r>
      <w:bookmarkEnd w:id="175"/>
      <w:bookmarkEnd w:id="176"/>
      <w:commentRangeEnd w:id="177"/>
      <w:r w:rsidR="007C410B">
        <w:rPr>
          <w:rStyle w:val="Kommentarzeichen"/>
          <w:rFonts w:eastAsia="Times New Roman"/>
          <w:sz w:val="24"/>
          <w:szCs w:val="24"/>
        </w:rPr>
        <w:commentReference w:id="177"/>
      </w:r>
      <w:commentRangeEnd w:id="178"/>
      <w:r w:rsidR="0083665F">
        <w:rPr>
          <w:rStyle w:val="Kommentarzeichen"/>
          <w:rFonts w:eastAsia="Times New Roman"/>
          <w:sz w:val="24"/>
          <w:szCs w:val="24"/>
        </w:rPr>
        <w:commentReference w:id="178"/>
      </w:r>
    </w:p>
    <w:p w14:paraId="1360017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2.1</w:t>
      </w:r>
      <w:r>
        <w:rPr>
          <w:rFonts w:ascii="Calibri" w:hAnsi="Calibri" w:cs="Calibri"/>
          <w:b/>
          <w:bCs/>
          <w:color w:val="222233"/>
          <w:sz w:val="21"/>
          <w:szCs w:val="21"/>
        </w:rPr>
        <w:t> </w:t>
      </w:r>
    </w:p>
    <w:p w14:paraId="6525F32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provides the service described in Annex 1. STP resells it in its own name and for its own account.</w:t>
      </w:r>
    </w:p>
    <w:p w14:paraId="7BEDD15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2.2</w:t>
      </w:r>
      <w:r>
        <w:rPr>
          <w:rFonts w:ascii="Calibri" w:hAnsi="Calibri" w:cs="Calibri"/>
          <w:b/>
          <w:bCs/>
          <w:color w:val="222233"/>
          <w:sz w:val="21"/>
          <w:szCs w:val="21"/>
        </w:rPr>
        <w:t> </w:t>
      </w:r>
    </w:p>
    <w:p w14:paraId="6D85F7C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Annexes form part of this Agreement. In case of conflict, this Agreement prevails over the Annexes, and Annex 1 prevails over the remaining Annexes.</w:t>
      </w:r>
    </w:p>
    <w:p w14:paraId="4780B95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2.3</w:t>
      </w:r>
      <w:r>
        <w:rPr>
          <w:rFonts w:ascii="Calibri" w:hAnsi="Calibri" w:cs="Calibri"/>
          <w:b/>
          <w:bCs/>
          <w:color w:val="222233"/>
          <w:sz w:val="21"/>
          <w:szCs w:val="21"/>
        </w:rPr>
        <w:t> </w:t>
      </w:r>
    </w:p>
    <w:p w14:paraId="3053CD53"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STP's general terms and conditions of purchase do not apply, including where STP refers to them in an order or acceptance.</w:t>
      </w:r>
    </w:p>
    <w:p w14:paraId="19F8A6E5" w14:textId="77777777" w:rsidR="00223A6C" w:rsidRDefault="00223A6C">
      <w:pPr>
        <w:pStyle w:val="berschrift2"/>
        <w:rPr>
          <w:rFonts w:eastAsia="Times New Roman"/>
        </w:rPr>
      </w:pPr>
      <w:bookmarkStart w:id="179" w:name="_Toc241436694"/>
      <w:bookmarkStart w:id="180" w:name="_Toc240374307"/>
      <w:r>
        <w:rPr>
          <w:rFonts w:eastAsia="Times New Roman"/>
        </w:rPr>
        <w:t>3 Grant of rights</w:t>
      </w:r>
      <w:bookmarkEnd w:id="179"/>
      <w:bookmarkEnd w:id="180"/>
    </w:p>
    <w:p w14:paraId="73276C71"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3.1</w:t>
      </w:r>
      <w:r>
        <w:rPr>
          <w:rFonts w:ascii="Calibri" w:hAnsi="Calibri" w:cs="Calibri"/>
          <w:b/>
          <w:bCs/>
          <w:color w:val="222233"/>
          <w:sz w:val="21"/>
          <w:szCs w:val="21"/>
        </w:rPr>
        <w:t> </w:t>
      </w:r>
    </w:p>
    <w:p w14:paraId="4A780F4E"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Resale right.</w:t>
      </w:r>
      <w:r>
        <w:rPr>
          <w:rFonts w:ascii="Calibri" w:eastAsia="Times New Roman" w:hAnsi="Calibri" w:cs="Calibri"/>
          <w:color w:val="222233"/>
          <w:sz w:val="21"/>
          <w:szCs w:val="21"/>
        </w:rPr>
        <w:t xml:space="preserve"> Founders1 grants STP the </w:t>
      </w:r>
      <w:r>
        <w:rPr>
          <w:rStyle w:val="Fett"/>
          <w:rFonts w:ascii="Calibri" w:eastAsia="Times New Roman" w:hAnsi="Calibri" w:cs="Calibri"/>
          <w:color w:val="222233"/>
          <w:sz w:val="21"/>
          <w:szCs w:val="21"/>
        </w:rPr>
        <w:t>non-exclusive</w:t>
      </w:r>
      <w:r>
        <w:rPr>
          <w:rFonts w:ascii="Calibri" w:eastAsia="Times New Roman" w:hAnsi="Calibri" w:cs="Calibri"/>
          <w:color w:val="222233"/>
          <w:sz w:val="21"/>
          <w:szCs w:val="21"/>
        </w:rPr>
        <w:t xml:space="preserve">, non-transferable right, for the term of this Agreement, </w:t>
      </w:r>
      <w:commentRangeStart w:id="181"/>
      <w:commentRangeStart w:id="182"/>
      <w:r>
        <w:rPr>
          <w:rFonts w:ascii="Calibri" w:eastAsia="Times New Roman" w:hAnsi="Calibri" w:cs="Calibri"/>
          <w:color w:val="222233"/>
          <w:sz w:val="21"/>
          <w:szCs w:val="21"/>
        </w:rPr>
        <w:t xml:space="preserve">to market, sell, invoice </w:t>
      </w:r>
      <w:commentRangeEnd w:id="181"/>
      <w:r w:rsidR="007C410B">
        <w:rPr>
          <w:rStyle w:val="Kommentarzeichen"/>
          <w:rFonts w:ascii="Calibri" w:eastAsia="Times New Roman" w:hAnsi="Calibri" w:cs="Calibri"/>
          <w:color w:val="222233"/>
          <w:sz w:val="21"/>
          <w:szCs w:val="21"/>
        </w:rPr>
        <w:commentReference w:id="181"/>
      </w:r>
      <w:commentRangeEnd w:id="182"/>
      <w:r w:rsidR="0083665F">
        <w:rPr>
          <w:rStyle w:val="Kommentarzeichen"/>
          <w:rFonts w:ascii="Calibri" w:eastAsia="Times New Roman" w:hAnsi="Calibri" w:cs="Calibri"/>
          <w:color w:val="222233"/>
          <w:sz w:val="21"/>
          <w:szCs w:val="21"/>
        </w:rPr>
        <w:commentReference w:id="182"/>
      </w:r>
      <w:r>
        <w:rPr>
          <w:rFonts w:ascii="Calibri" w:eastAsia="Times New Roman" w:hAnsi="Calibri" w:cs="Calibri"/>
          <w:color w:val="222233"/>
          <w:sz w:val="21"/>
          <w:szCs w:val="21"/>
        </w:rPr>
        <w:t xml:space="preserve">and </w:t>
      </w:r>
      <w:commentRangeStart w:id="183"/>
      <w:commentRangeStart w:id="184"/>
      <w:r>
        <w:rPr>
          <w:rFonts w:ascii="Calibri" w:eastAsia="Times New Roman" w:hAnsi="Calibri" w:cs="Calibri"/>
          <w:color w:val="222233"/>
          <w:sz w:val="21"/>
          <w:szCs w:val="21"/>
        </w:rPr>
        <w:t xml:space="preserve">deliver the service to End Clients </w:t>
      </w:r>
      <w:commentRangeEnd w:id="183"/>
      <w:r w:rsidR="007C410B">
        <w:rPr>
          <w:rStyle w:val="Kommentarzeichen"/>
          <w:rFonts w:ascii="Calibri" w:eastAsia="Times New Roman" w:hAnsi="Calibri" w:cs="Calibri"/>
          <w:b/>
          <w:bCs/>
          <w:color w:val="222233"/>
          <w:sz w:val="21"/>
          <w:szCs w:val="21"/>
        </w:rPr>
        <w:commentReference w:id="183"/>
      </w:r>
      <w:commentRangeEnd w:id="184"/>
      <w:r w:rsidR="0083665F">
        <w:rPr>
          <w:rStyle w:val="Kommentarzeichen"/>
          <w:rFonts w:ascii="Calibri" w:eastAsia="Times New Roman" w:hAnsi="Calibri" w:cs="Calibri"/>
          <w:b/>
          <w:bCs/>
          <w:color w:val="222233"/>
          <w:sz w:val="21"/>
          <w:szCs w:val="21"/>
        </w:rPr>
        <w:commentReference w:id="184"/>
      </w:r>
      <w:r>
        <w:rPr>
          <w:rStyle w:val="Fett"/>
          <w:rFonts w:ascii="Calibri" w:eastAsia="Times New Roman" w:hAnsi="Calibri" w:cs="Calibri"/>
          <w:color w:val="222233"/>
          <w:sz w:val="21"/>
          <w:szCs w:val="21"/>
        </w:rPr>
        <w:t>in its own name and for its own account</w:t>
      </w:r>
      <w:r>
        <w:rPr>
          <w:rFonts w:ascii="Calibri" w:eastAsia="Times New Roman" w:hAnsi="Calibri" w:cs="Calibri"/>
          <w:color w:val="222233"/>
          <w:sz w:val="21"/>
          <w:szCs w:val="21"/>
        </w:rPr>
        <w:t>.</w:t>
      </w:r>
    </w:p>
    <w:p w14:paraId="7AEFFEA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3.2</w:t>
      </w:r>
      <w:r>
        <w:rPr>
          <w:rFonts w:ascii="Calibri" w:hAnsi="Calibri" w:cs="Calibri"/>
          <w:b/>
          <w:bCs/>
          <w:color w:val="222233"/>
          <w:sz w:val="21"/>
          <w:szCs w:val="21"/>
        </w:rPr>
        <w:t> </w:t>
      </w:r>
    </w:p>
    <w:p w14:paraId="6409F66E"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API licence.</w:t>
      </w:r>
      <w:r>
        <w:rPr>
          <w:rFonts w:ascii="Calibri" w:eastAsia="Times New Roman" w:hAnsi="Calibri" w:cs="Calibri"/>
          <w:color w:val="222233"/>
          <w:sz w:val="21"/>
          <w:szCs w:val="21"/>
        </w:rPr>
        <w:t xml:space="preserve"> </w:t>
      </w:r>
      <w:commentRangeStart w:id="185"/>
      <w:commentRangeStart w:id="186"/>
      <w:r>
        <w:rPr>
          <w:rFonts w:ascii="Calibri" w:eastAsia="Times New Roman" w:hAnsi="Calibri" w:cs="Calibri"/>
          <w:color w:val="222233"/>
          <w:sz w:val="21"/>
          <w:szCs w:val="21"/>
        </w:rPr>
        <w:t>Founders1 grants STP the non-exclusive right to access and use the API for the purpose of clause 3.1. This is not a licence to the Platform, to the coverage and routing data, or to the jurisdiction and document-kind classification.</w:t>
      </w:r>
    </w:p>
    <w:p w14:paraId="6D3FD42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3.3</w:t>
      </w:r>
      <w:r>
        <w:rPr>
          <w:rFonts w:ascii="Calibri" w:hAnsi="Calibri" w:cs="Calibri"/>
          <w:b/>
          <w:bCs/>
          <w:color w:val="222233"/>
          <w:sz w:val="21"/>
          <w:szCs w:val="21"/>
        </w:rPr>
        <w:t> </w:t>
      </w:r>
      <w:commentRangeEnd w:id="185"/>
      <w:r w:rsidR="007C410B">
        <w:rPr>
          <w:rStyle w:val="Kommentarzeichen"/>
          <w:rFonts w:ascii="Calibri" w:hAnsi="Calibri" w:cs="Calibri"/>
          <w:color w:val="222233"/>
          <w:sz w:val="21"/>
          <w:szCs w:val="21"/>
        </w:rPr>
        <w:commentReference w:id="185"/>
      </w:r>
      <w:commentRangeEnd w:id="186"/>
      <w:r w:rsidR="0083665F">
        <w:rPr>
          <w:rStyle w:val="Kommentarzeichen"/>
          <w:rFonts w:ascii="Calibri" w:hAnsi="Calibri" w:cs="Calibri"/>
          <w:color w:val="222233"/>
          <w:sz w:val="21"/>
          <w:szCs w:val="21"/>
        </w:rPr>
        <w:commentReference w:id="186"/>
      </w:r>
    </w:p>
    <w:p w14:paraId="44BB5947"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Own brand.</w:t>
      </w:r>
      <w:r>
        <w:rPr>
          <w:rFonts w:ascii="Calibri" w:eastAsia="Times New Roman" w:hAnsi="Calibri" w:cs="Calibri"/>
          <w:color w:val="222233"/>
          <w:sz w:val="21"/>
          <w:szCs w:val="21"/>
        </w:rPr>
        <w:t xml:space="preserve"> STP presents the service under its own name and brand. This Agreement grants no licence to any mark of Founders1, and no authority to act for Founders1 or to make representations about the service beyond Annex 1.</w:t>
      </w:r>
    </w:p>
    <w:p w14:paraId="625CC2B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3.4</w:t>
      </w:r>
      <w:r>
        <w:rPr>
          <w:rFonts w:ascii="Calibri" w:hAnsi="Calibri" w:cs="Calibri"/>
          <w:b/>
          <w:bCs/>
          <w:color w:val="222233"/>
          <w:sz w:val="21"/>
          <w:szCs w:val="21"/>
        </w:rPr>
        <w:t> </w:t>
      </w:r>
    </w:p>
    <w:p w14:paraId="1BA7FDF1"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Field of use.</w:t>
      </w:r>
      <w:r>
        <w:rPr>
          <w:rFonts w:ascii="Calibri" w:eastAsia="Times New Roman" w:hAnsi="Calibri" w:cs="Calibri"/>
          <w:color w:val="222233"/>
          <w:sz w:val="21"/>
          <w:szCs w:val="21"/>
        </w:rPr>
        <w:t xml:space="preserve"> The rights under clause 3.1 apply to the provision of company-information, onboarding, KYC/AML and client-file services to professional End Clients. Professional End Clients include legal, notarial and tax practices, and </w:t>
      </w:r>
      <w:r>
        <w:rPr>
          <w:rStyle w:val="Fett"/>
          <w:rFonts w:ascii="Calibri" w:eastAsia="Times New Roman" w:hAnsi="Calibri" w:cs="Calibri"/>
          <w:color w:val="222233"/>
          <w:sz w:val="21"/>
          <w:szCs w:val="21"/>
        </w:rPr>
        <w:t>regulated institutions such as banks, payment and financial services institutions, insurers and funds</w:t>
      </w:r>
      <w:r>
        <w:rPr>
          <w:rFonts w:ascii="Calibri" w:eastAsia="Times New Roman" w:hAnsi="Calibri" w:cs="Calibri"/>
          <w:color w:val="222233"/>
          <w:sz w:val="21"/>
          <w:szCs w:val="21"/>
        </w:rPr>
        <w:t>, in each case using the service to discharge their own obligations in respect of their own customers, counterparties and suppliers. The rights do not extend to resale to data vendors, data brokers, or providers of competing registry-aggregation services, nor to an End Client providing the service or the Documents onward as a service to its own customers (clause 3.5</w:t>
      </w:r>
      <w:del w:id="187" w:author="Eckhard Ortwein" w:date="2026-09-27T21:24:00Z" w16du:dateUtc="2026-09-27T19:24:00Z">
        <w:r w:rsidR="00A31CFC" w:rsidRPr="0040708E">
          <w:rPr>
            <w:rFonts w:ascii="Calibri" w:eastAsia="Times New Roman" w:hAnsi="Calibri" w:cs="Calibri"/>
            <w:color w:val="222233"/>
            <w:sz w:val="21"/>
            <w:szCs w:val="21"/>
            <w:lang w:val="en-US"/>
          </w:rPr>
          <w:delText>, Annex 5</w:delText>
        </w:r>
      </w:del>
      <w:r>
        <w:rPr>
          <w:rFonts w:ascii="Calibri" w:eastAsia="Times New Roman" w:hAnsi="Calibri" w:cs="Calibri"/>
          <w:color w:val="222233"/>
          <w:sz w:val="21"/>
          <w:szCs w:val="21"/>
        </w:rPr>
        <w:t>).</w:t>
      </w:r>
    </w:p>
    <w:p w14:paraId="16C5D740"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3.5</w:t>
      </w:r>
      <w:r>
        <w:rPr>
          <w:rFonts w:ascii="Calibri" w:hAnsi="Calibri" w:cs="Calibri"/>
          <w:b/>
          <w:bCs/>
          <w:color w:val="222233"/>
          <w:sz w:val="21"/>
          <w:szCs w:val="21"/>
        </w:rPr>
        <w:t> </w:t>
      </w:r>
    </w:p>
    <w:p w14:paraId="3EDF7DC7"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End Client rights.</w:t>
      </w:r>
      <w:r>
        <w:rPr>
          <w:rFonts w:ascii="Calibri" w:eastAsia="Times New Roman" w:hAnsi="Calibri" w:cs="Calibri"/>
          <w:color w:val="222233"/>
          <w:sz w:val="21"/>
          <w:szCs w:val="21"/>
        </w:rPr>
        <w:t xml:space="preserve"> STP may grant each End Client a non-exclusive </w:t>
      </w:r>
      <w:commentRangeStart w:id="188"/>
      <w:commentRangeStart w:id="189"/>
      <w:r>
        <w:rPr>
          <w:rFonts w:ascii="Calibri" w:eastAsia="Times New Roman" w:hAnsi="Calibri" w:cs="Calibri"/>
          <w:color w:val="222233"/>
          <w:sz w:val="21"/>
          <w:szCs w:val="21"/>
        </w:rPr>
        <w:t xml:space="preserve">right to use the Documents delivered for that End Client for its own </w:t>
      </w:r>
      <w:ins w:id="190" w:author="Eckhard Ortwein" w:date="2026-09-27T21:24:00Z" w16du:dateUtc="2026-09-27T19:24:00Z">
        <w:r>
          <w:rPr>
            <w:rFonts w:ascii="Calibri" w:eastAsia="Times New Roman" w:hAnsi="Calibri" w:cs="Calibri"/>
            <w:color w:val="222233"/>
            <w:sz w:val="21"/>
            <w:szCs w:val="21"/>
          </w:rPr>
          <w:t xml:space="preserve">purposes, in particular for </w:t>
        </w:r>
      </w:ins>
      <w:r>
        <w:rPr>
          <w:rFonts w:ascii="Calibri" w:eastAsia="Times New Roman" w:hAnsi="Calibri" w:cs="Calibri"/>
          <w:color w:val="222233"/>
          <w:sz w:val="21"/>
          <w:szCs w:val="21"/>
        </w:rPr>
        <w:t>KYC/AML, onboarding, advisory and record-</w:t>
      </w:r>
      <w:del w:id="191" w:author="Eckhard Ortwein" w:date="2026-09-27T21:24:00Z" w16du:dateUtc="2026-09-27T19:24:00Z">
        <w:r w:rsidR="00A31CFC" w:rsidRPr="0040708E">
          <w:rPr>
            <w:rFonts w:ascii="Calibri" w:eastAsia="Times New Roman" w:hAnsi="Calibri" w:cs="Calibri"/>
            <w:color w:val="222233"/>
            <w:sz w:val="21"/>
            <w:szCs w:val="21"/>
            <w:lang w:val="en-US"/>
          </w:rPr>
          <w:delText>retention</w:delText>
        </w:r>
      </w:del>
      <w:ins w:id="192" w:author="Eckhard Ortwein" w:date="2026-09-27T21:24:00Z" w16du:dateUtc="2026-09-27T19:24:00Z">
        <w:r>
          <w:rPr>
            <w:rFonts w:ascii="Calibri" w:eastAsia="Times New Roman" w:hAnsi="Calibri" w:cs="Calibri"/>
            <w:color w:val="222233"/>
            <w:sz w:val="21"/>
            <w:szCs w:val="21"/>
          </w:rPr>
          <w:t>keeping</w:t>
        </w:r>
      </w:ins>
      <w:r>
        <w:rPr>
          <w:rFonts w:ascii="Calibri" w:eastAsia="Times New Roman" w:hAnsi="Calibri" w:cs="Calibri"/>
          <w:color w:val="222233"/>
          <w:sz w:val="21"/>
          <w:szCs w:val="21"/>
        </w:rPr>
        <w:t xml:space="preserve"> purposes. </w:t>
      </w:r>
      <w:del w:id="193" w:author="Eckhard Ortwein" w:date="2026-09-27T21:24:00Z" w16du:dateUtc="2026-09-27T19:24:00Z">
        <w:r w:rsidR="00A31CFC" w:rsidRPr="0040708E">
          <w:rPr>
            <w:rStyle w:val="Fett"/>
            <w:rFonts w:ascii="Calibri" w:eastAsia="Times New Roman" w:hAnsi="Calibri" w:cs="Calibri"/>
            <w:color w:val="222233"/>
            <w:sz w:val="21"/>
            <w:szCs w:val="21"/>
            <w:lang w:val="en-US"/>
          </w:rPr>
          <w:delText>Each</w:delText>
        </w:r>
      </w:del>
      <w:ins w:id="194" w:author="Eckhard Ortwein" w:date="2026-09-27T21:24:00Z" w16du:dateUtc="2026-09-27T19:24:00Z">
        <w:r>
          <w:rPr>
            <w:rStyle w:val="Fett"/>
            <w:rFonts w:ascii="Calibri" w:eastAsia="Times New Roman" w:hAnsi="Calibri" w:cs="Calibri"/>
            <w:color w:val="222233"/>
            <w:sz w:val="21"/>
            <w:szCs w:val="21"/>
          </w:rPr>
          <w:t>The</w:t>
        </w:r>
      </w:ins>
      <w:r>
        <w:rPr>
          <w:rStyle w:val="Fett"/>
          <w:rFonts w:ascii="Calibri" w:eastAsia="Times New Roman" w:hAnsi="Calibri" w:cs="Calibri"/>
          <w:color w:val="222233"/>
          <w:sz w:val="21"/>
          <w:szCs w:val="21"/>
        </w:rPr>
        <w:t xml:space="preserve"> End Client may </w:t>
      </w:r>
      <w:del w:id="195" w:author="Eckhard Ortwein" w:date="2026-09-27T21:24:00Z" w16du:dateUtc="2026-09-27T19:24:00Z">
        <w:r w:rsidR="00A31CFC" w:rsidRPr="0040708E">
          <w:rPr>
            <w:rStyle w:val="Fett"/>
            <w:rFonts w:ascii="Calibri" w:eastAsia="Times New Roman" w:hAnsi="Calibri" w:cs="Calibri"/>
            <w:color w:val="222233"/>
            <w:sz w:val="21"/>
            <w:szCs w:val="21"/>
            <w:lang w:val="en-US"/>
          </w:rPr>
          <w:delText>retain</w:delText>
        </w:r>
      </w:del>
      <w:ins w:id="196" w:author="Eckhard Ortwein" w:date="2026-09-27T21:24:00Z" w16du:dateUtc="2026-09-27T19:24:00Z">
        <w:r>
          <w:rPr>
            <w:rStyle w:val="Fett"/>
            <w:rFonts w:ascii="Calibri" w:eastAsia="Times New Roman" w:hAnsi="Calibri" w:cs="Calibri"/>
            <w:color w:val="222233"/>
            <w:sz w:val="21"/>
            <w:szCs w:val="21"/>
          </w:rPr>
          <w:t>keep</w:t>
        </w:r>
      </w:ins>
      <w:r>
        <w:rPr>
          <w:rStyle w:val="Fett"/>
          <w:rFonts w:ascii="Calibri" w:eastAsia="Times New Roman" w:hAnsi="Calibri" w:cs="Calibri"/>
          <w:color w:val="222233"/>
          <w:sz w:val="21"/>
          <w:szCs w:val="21"/>
        </w:rPr>
        <w:t xml:space="preserve"> those Documents </w:t>
      </w:r>
      <w:del w:id="197" w:author="Eckhard Ortwein" w:date="2026-09-27T21:24:00Z" w16du:dateUtc="2026-09-27T19:24:00Z">
        <w:r w:rsidR="00A31CFC" w:rsidRPr="0040708E">
          <w:rPr>
            <w:rStyle w:val="Fett"/>
            <w:rFonts w:ascii="Calibri" w:eastAsia="Times New Roman" w:hAnsi="Calibri" w:cs="Calibri"/>
            <w:color w:val="222233"/>
            <w:sz w:val="21"/>
            <w:szCs w:val="21"/>
            <w:lang w:val="en-US"/>
          </w:rPr>
          <w:delText>for as long as its statutory retention obligation requires</w:delText>
        </w:r>
      </w:del>
      <w:ins w:id="198" w:author="Eckhard Ortwein" w:date="2026-09-27T21:24:00Z" w16du:dateUtc="2026-09-27T19:24:00Z">
        <w:r>
          <w:rPr>
            <w:rStyle w:val="Fett"/>
            <w:rFonts w:ascii="Calibri" w:eastAsia="Times New Roman" w:hAnsi="Calibri" w:cs="Calibri"/>
            <w:color w:val="222233"/>
            <w:sz w:val="21"/>
            <w:szCs w:val="21"/>
          </w:rPr>
          <w:t>without time limit</w:t>
        </w:r>
      </w:ins>
      <w:r>
        <w:rPr>
          <w:rFonts w:ascii="Calibri" w:eastAsia="Times New Roman" w:hAnsi="Calibri" w:cs="Calibri"/>
          <w:color w:val="222233"/>
          <w:sz w:val="21"/>
          <w:szCs w:val="21"/>
        </w:rPr>
        <w:t>, including after this Agreement ends</w:t>
      </w:r>
      <w:del w:id="199" w:author="Eckhard Ortwein" w:date="2026-09-27T21:24:00Z" w16du:dateUtc="2026-09-27T19:24:00Z">
        <w:r w:rsidR="00A31CFC" w:rsidRPr="0040708E">
          <w:rPr>
            <w:rFonts w:ascii="Calibri" w:eastAsia="Times New Roman" w:hAnsi="Calibri" w:cs="Calibri"/>
            <w:color w:val="222233"/>
            <w:sz w:val="21"/>
            <w:szCs w:val="21"/>
            <w:lang w:val="en-US"/>
          </w:rPr>
          <w:delText xml:space="preserve"> </w:delText>
        </w:r>
      </w:del>
      <w:commentRangeEnd w:id="188"/>
      <w:r w:rsidR="00413383" w:rsidRPr="0040708E">
        <w:rPr>
          <w:rStyle w:val="Kommentarzeichen"/>
          <w:rFonts w:ascii="Calibri" w:eastAsia="Times New Roman" w:hAnsi="Calibri" w:cs="Calibri"/>
          <w:color w:val="222233"/>
          <w:sz w:val="21"/>
          <w:szCs w:val="21"/>
          <w:lang w:val="en-US"/>
        </w:rPr>
        <w:commentReference w:id="188"/>
      </w:r>
      <w:commentRangeEnd w:id="189"/>
      <w:r w:rsidR="0083665F" w:rsidRPr="0040708E">
        <w:rPr>
          <w:rStyle w:val="Kommentarzeichen"/>
          <w:rFonts w:ascii="Calibri" w:eastAsia="Times New Roman" w:hAnsi="Calibri" w:cs="Calibri"/>
          <w:color w:val="222233"/>
          <w:sz w:val="21"/>
          <w:szCs w:val="21"/>
          <w:lang w:val="en-US"/>
        </w:rPr>
        <w:commentReference w:id="189"/>
      </w:r>
      <w:del w:id="200" w:author="Eckhard Ortwein" w:date="2026-09-27T21:24:00Z" w16du:dateUtc="2026-09-27T19:24:00Z">
        <w:r w:rsidR="00A31CFC" w:rsidRPr="0040708E">
          <w:rPr>
            <w:rFonts w:ascii="Calibri" w:eastAsia="Times New Roman" w:hAnsi="Calibri" w:cs="Calibri"/>
            <w:color w:val="222233"/>
            <w:sz w:val="21"/>
            <w:szCs w:val="21"/>
            <w:lang w:val="en-US"/>
          </w:rPr>
          <w:delText>(Annex 5). Beyond that,</w:delText>
        </w:r>
      </w:del>
      <w:ins w:id="201" w:author="Eckhard Ortwein" w:date="2026-09-27T21:24:00Z" w16du:dateUtc="2026-09-27T19:24:00Z">
        <w:r>
          <w:rPr>
            <w:rFonts w:ascii="Calibri" w:eastAsia="Times New Roman" w:hAnsi="Calibri" w:cs="Calibri"/>
            <w:color w:val="222233"/>
            <w:sz w:val="21"/>
            <w:szCs w:val="21"/>
          </w:rPr>
          <w:t>. STP determines</w:t>
        </w:r>
      </w:ins>
      <w:r>
        <w:rPr>
          <w:rFonts w:ascii="Calibri" w:eastAsia="Times New Roman" w:hAnsi="Calibri" w:cs="Calibri"/>
          <w:color w:val="222233"/>
          <w:sz w:val="21"/>
          <w:szCs w:val="21"/>
        </w:rPr>
        <w:t xml:space="preserve"> the </w:t>
      </w:r>
      <w:del w:id="202" w:author="Eckhard Ortwein" w:date="2026-09-27T21:24:00Z" w16du:dateUtc="2026-09-27T19:24:00Z">
        <w:r w:rsidR="00A31CFC" w:rsidRPr="0040708E">
          <w:rPr>
            <w:rFonts w:ascii="Calibri" w:eastAsia="Times New Roman" w:hAnsi="Calibri" w:cs="Calibri"/>
            <w:color w:val="222233"/>
            <w:sz w:val="21"/>
            <w:szCs w:val="21"/>
            <w:lang w:val="en-US"/>
          </w:rPr>
          <w:delText xml:space="preserve">rights follow what Founders1 holds in </w:delText>
        </w:r>
      </w:del>
      <w:ins w:id="203" w:author="Eckhard Ortwein" w:date="2026-09-27T21:24:00Z" w16du:dateUtc="2026-09-27T19:24:00Z">
        <w:r>
          <w:rPr>
            <w:rFonts w:ascii="Calibri" w:eastAsia="Times New Roman" w:hAnsi="Calibri" w:cs="Calibri"/>
            <w:color w:val="222233"/>
            <w:sz w:val="21"/>
            <w:szCs w:val="21"/>
          </w:rPr>
          <w:t xml:space="preserve">terms of its relationship with its End Clients itself. Where a register imposes a restriction on </w:t>
        </w:r>
      </w:ins>
      <w:r>
        <w:rPr>
          <w:rFonts w:ascii="Calibri" w:eastAsia="Times New Roman" w:hAnsi="Calibri" w:cs="Calibri"/>
          <w:color w:val="222233"/>
          <w:sz w:val="21"/>
          <w:szCs w:val="21"/>
        </w:rPr>
        <w:t xml:space="preserve">the </w:t>
      </w:r>
      <w:del w:id="204" w:author="Eckhard Ortwein" w:date="2026-09-27T21:24:00Z" w16du:dateUtc="2026-09-27T19:24:00Z">
        <w:r w:rsidR="00A31CFC" w:rsidRPr="0040708E">
          <w:rPr>
            <w:rFonts w:ascii="Calibri" w:eastAsia="Times New Roman" w:hAnsi="Calibri" w:cs="Calibri"/>
            <w:color w:val="222233"/>
            <w:sz w:val="21"/>
            <w:szCs w:val="21"/>
            <w:lang w:val="en-US"/>
          </w:rPr>
          <w:delText>underlying</w:delText>
        </w:r>
      </w:del>
      <w:ins w:id="205" w:author="Eckhard Ortwein" w:date="2026-09-27T21:24:00Z" w16du:dateUtc="2026-09-27T19:24:00Z">
        <w:r>
          <w:rPr>
            <w:rFonts w:ascii="Calibri" w:eastAsia="Times New Roman" w:hAnsi="Calibri" w:cs="Calibri"/>
            <w:color w:val="222233"/>
            <w:sz w:val="21"/>
            <w:szCs w:val="21"/>
          </w:rPr>
          <w:t>use of its</w:t>
        </w:r>
      </w:ins>
      <w:r>
        <w:rPr>
          <w:rFonts w:ascii="Calibri" w:eastAsia="Times New Roman" w:hAnsi="Calibri" w:cs="Calibri"/>
          <w:color w:val="222233"/>
          <w:sz w:val="21"/>
          <w:szCs w:val="21"/>
        </w:rPr>
        <w:t xml:space="preserve"> content</w:t>
      </w:r>
      <w:del w:id="206" w:author="Eckhard Ortwein" w:date="2026-09-27T21:24:00Z" w16du:dateUtc="2026-09-27T19:24:00Z">
        <w:r w:rsidR="00A31CFC" w:rsidRPr="0040708E">
          <w:rPr>
            <w:rFonts w:ascii="Calibri" w:eastAsia="Times New Roman" w:hAnsi="Calibri" w:cs="Calibri"/>
            <w:color w:val="222233"/>
            <w:sz w:val="21"/>
            <w:szCs w:val="21"/>
            <w:lang w:val="en-US"/>
          </w:rPr>
          <w:delText>;</w:delText>
        </w:r>
      </w:del>
      <w:ins w:id="207" w:author="Eckhard Ortwein" w:date="2026-09-27T21:24:00Z" w16du:dateUtc="2026-09-27T19:24:00Z">
        <w:r>
          <w:rPr>
            <w:rFonts w:ascii="Calibri" w:eastAsia="Times New Roman" w:hAnsi="Calibri" w:cs="Calibri"/>
            <w:color w:val="222233"/>
            <w:sz w:val="21"/>
            <w:szCs w:val="21"/>
          </w:rPr>
          <w:t>,</w:t>
        </w:r>
      </w:ins>
      <w:r>
        <w:rPr>
          <w:rFonts w:ascii="Calibri" w:eastAsia="Times New Roman" w:hAnsi="Calibri" w:cs="Calibri"/>
          <w:color w:val="222233"/>
          <w:sz w:val="21"/>
          <w:szCs w:val="21"/>
        </w:rPr>
        <w:t xml:space="preserve"> Founders1 states </w:t>
      </w:r>
      <w:ins w:id="208" w:author="Eckhard Ortwein" w:date="2026-09-27T21:24:00Z" w16du:dateUtc="2026-09-27T19:24:00Z">
        <w:r>
          <w:rPr>
            <w:rFonts w:ascii="Calibri" w:eastAsia="Times New Roman" w:hAnsi="Calibri" w:cs="Calibri"/>
            <w:color w:val="222233"/>
            <w:sz w:val="21"/>
            <w:szCs w:val="21"/>
          </w:rPr>
          <w:t xml:space="preserve">it with </w:t>
        </w:r>
      </w:ins>
      <w:r>
        <w:rPr>
          <w:rFonts w:ascii="Calibri" w:eastAsia="Times New Roman" w:hAnsi="Calibri" w:cs="Calibri"/>
          <w:color w:val="222233"/>
          <w:sz w:val="21"/>
          <w:szCs w:val="21"/>
        </w:rPr>
        <w:t>the</w:t>
      </w:r>
      <w:del w:id="209" w:author="Eckhard Ortwein" w:date="2026-09-27T21:24:00Z" w16du:dateUtc="2026-09-27T19:24:00Z">
        <w:r w:rsidR="00A31CFC" w:rsidRPr="0040708E">
          <w:rPr>
            <w:rFonts w:ascii="Calibri" w:eastAsia="Times New Roman" w:hAnsi="Calibri" w:cs="Calibri"/>
            <w:color w:val="222233"/>
            <w:sz w:val="21"/>
            <w:szCs w:val="21"/>
            <w:lang w:val="en-US"/>
          </w:rPr>
          <w:delText xml:space="preserve"> applicable scope with each</w:delText>
        </w:r>
      </w:del>
      <w:r>
        <w:rPr>
          <w:rFonts w:ascii="Calibri" w:eastAsia="Times New Roman" w:hAnsi="Calibri" w:cs="Calibri"/>
          <w:color w:val="222233"/>
          <w:sz w:val="21"/>
          <w:szCs w:val="21"/>
        </w:rPr>
        <w:t xml:space="preserve"> Document.</w:t>
      </w:r>
    </w:p>
    <w:p w14:paraId="1EE918B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3.6</w:t>
      </w:r>
      <w:r>
        <w:rPr>
          <w:rFonts w:ascii="Calibri" w:hAnsi="Calibri" w:cs="Calibri"/>
          <w:b/>
          <w:bCs/>
          <w:color w:val="222233"/>
          <w:sz w:val="21"/>
          <w:szCs w:val="21"/>
        </w:rPr>
        <w:t> </w:t>
      </w:r>
    </w:p>
    <w:p w14:paraId="6F6684D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Non-exclusivity.</w:t>
      </w:r>
      <w:r>
        <w:rPr>
          <w:rFonts w:ascii="Calibri" w:eastAsia="Times New Roman" w:hAnsi="Calibri" w:cs="Calibri"/>
          <w:color w:val="222233"/>
          <w:sz w:val="21"/>
          <w:szCs w:val="21"/>
        </w:rPr>
        <w:t xml:space="preserve"> Founders1 remains free to provide the service directly and through other resellers, in any market, including to clients of the kind STP serves.</w:t>
      </w:r>
    </w:p>
    <w:p w14:paraId="49E0FA41" w14:textId="77777777" w:rsidR="00A31CFC" w:rsidRPr="0040708E" w:rsidRDefault="00A31CFC">
      <w:pPr>
        <w:pStyle w:val="berschrift2"/>
        <w:rPr>
          <w:del w:id="210" w:author="Eckhard Ortwein" w:date="2026-09-27T21:24:00Z" w16du:dateUtc="2026-09-27T19:24:00Z"/>
          <w:rFonts w:eastAsia="Times New Roman"/>
          <w:lang w:val="en-US"/>
        </w:rPr>
      </w:pPr>
      <w:bookmarkStart w:id="211" w:name="_Toc240374308"/>
      <w:commentRangeStart w:id="212"/>
      <w:commentRangeStart w:id="213"/>
      <w:del w:id="214" w:author="Eckhard Ortwein" w:date="2026-09-27T21:24:00Z" w16du:dateUtc="2026-09-27T19:24:00Z">
        <w:r w:rsidRPr="0040708E">
          <w:rPr>
            <w:rFonts w:eastAsia="Times New Roman"/>
            <w:lang w:val="en-US"/>
          </w:rPr>
          <w:delText>4 Septeo Group scope</w:delText>
        </w:r>
        <w:bookmarkEnd w:id="211"/>
        <w:commentRangeEnd w:id="212"/>
        <w:r w:rsidR="007C410B" w:rsidRPr="0040708E">
          <w:rPr>
            <w:rStyle w:val="Kommentarzeichen"/>
            <w:rFonts w:eastAsia="Times New Roman"/>
            <w:sz w:val="24"/>
            <w:szCs w:val="24"/>
            <w:lang w:val="en-US"/>
          </w:rPr>
          <w:commentReference w:id="212"/>
        </w:r>
      </w:del>
      <w:commentRangeEnd w:id="213"/>
      <w:r w:rsidR="0083665F" w:rsidRPr="0040708E">
        <w:rPr>
          <w:rStyle w:val="Kommentarzeichen"/>
          <w:rFonts w:eastAsia="Times New Roman"/>
          <w:sz w:val="24"/>
          <w:szCs w:val="24"/>
          <w:lang w:val="en-US"/>
        </w:rPr>
        <w:commentReference w:id="213"/>
      </w:r>
    </w:p>
    <w:p w14:paraId="56ED68C7" w14:textId="77777777" w:rsidR="00A31CFC" w:rsidRPr="0040708E" w:rsidRDefault="00A31CFC">
      <w:pPr>
        <w:pStyle w:val="cl"/>
        <w:rPr>
          <w:del w:id="215" w:author="Eckhard Ortwein" w:date="2026-09-27T21:24:00Z" w16du:dateUtc="2026-09-27T19:24:00Z"/>
          <w:rFonts w:ascii="Calibri" w:hAnsi="Calibri" w:cs="Calibri"/>
          <w:color w:val="222233"/>
          <w:sz w:val="21"/>
          <w:szCs w:val="21"/>
          <w:lang w:val="en-US"/>
        </w:rPr>
      </w:pPr>
      <w:del w:id="216" w:author="Eckhard Ortwein" w:date="2026-09-27T21:24:00Z" w16du:dateUtc="2026-09-27T19:24:00Z">
        <w:r w:rsidRPr="0040708E">
          <w:rPr>
            <w:rFonts w:ascii="Calibri" w:hAnsi="Calibri" w:cs="Calibri"/>
            <w:b/>
            <w:bCs/>
            <w:color w:val="222233"/>
            <w:sz w:val="21"/>
            <w:szCs w:val="21"/>
            <w:lang w:val="en-US"/>
          </w:rPr>
          <w:delText>4.1</w:delText>
        </w:r>
        <w:r>
          <w:rPr>
            <w:rFonts w:ascii="Calibri" w:hAnsi="Calibri" w:cs="Calibri"/>
            <w:b/>
            <w:bCs/>
            <w:color w:val="222233"/>
            <w:sz w:val="21"/>
            <w:szCs w:val="21"/>
          </w:rPr>
          <w:delText> </w:delText>
        </w:r>
      </w:del>
    </w:p>
    <w:p w14:paraId="6CD979F9" w14:textId="77777777" w:rsidR="00A31CFC" w:rsidRPr="0040708E" w:rsidRDefault="00A31CFC">
      <w:pPr>
        <w:pStyle w:val="StandardWeb"/>
        <w:rPr>
          <w:del w:id="217" w:author="Eckhard Ortwein" w:date="2026-09-27T21:24:00Z" w16du:dateUtc="2026-09-27T19:24:00Z"/>
          <w:rFonts w:ascii="Calibri" w:hAnsi="Calibri" w:cs="Calibri"/>
          <w:color w:val="222233"/>
          <w:sz w:val="21"/>
          <w:szCs w:val="21"/>
          <w:lang w:val="en-US"/>
        </w:rPr>
      </w:pPr>
      <w:del w:id="218" w:author="Eckhard Ortwein" w:date="2026-09-27T21:24:00Z" w16du:dateUtc="2026-09-27T19:24:00Z">
        <w:r w:rsidRPr="0040708E">
          <w:rPr>
            <w:rFonts w:ascii="Calibri" w:hAnsi="Calibri" w:cs="Calibri"/>
            <w:color w:val="222233"/>
            <w:sz w:val="21"/>
            <w:szCs w:val="21"/>
            <w:lang w:val="en-US"/>
          </w:rPr>
          <w:delText xml:space="preserve">Members of the Septeo Group may exercise the rights under clauses 3.1 to 3.5 as </w:delText>
        </w:r>
        <w:r w:rsidRPr="0040708E">
          <w:rPr>
            <w:rStyle w:val="Fett"/>
            <w:rFonts w:ascii="Calibri" w:hAnsi="Calibri" w:cs="Calibri"/>
            <w:color w:val="222233"/>
            <w:sz w:val="21"/>
            <w:szCs w:val="21"/>
            <w:lang w:val="en-US"/>
          </w:rPr>
          <w:delText>Permitted Affiliates</w:delText>
        </w:r>
        <w:r w:rsidRPr="0040708E">
          <w:rPr>
            <w:rFonts w:ascii="Calibri" w:hAnsi="Calibri" w:cs="Calibri"/>
            <w:color w:val="222233"/>
            <w:sz w:val="21"/>
            <w:szCs w:val="21"/>
            <w:lang w:val="en-US"/>
          </w:rPr>
          <w:delText>. STP notifies Founders1 in text form of the affiliate to be admitted; it becomes a Permitted Affiliate upon confirmation by Founders1, which will not be unreasonably withheld. Admitted affiliates are listed in Annex 4.</w:delText>
        </w:r>
      </w:del>
    </w:p>
    <w:p w14:paraId="6E2943EF" w14:textId="77777777" w:rsidR="00A31CFC" w:rsidRPr="0040708E" w:rsidRDefault="00A31CFC">
      <w:pPr>
        <w:pStyle w:val="cl"/>
        <w:rPr>
          <w:del w:id="219" w:author="Eckhard Ortwein" w:date="2026-09-27T21:24:00Z" w16du:dateUtc="2026-09-27T19:24:00Z"/>
          <w:rFonts w:ascii="Calibri" w:hAnsi="Calibri" w:cs="Calibri"/>
          <w:color w:val="222233"/>
          <w:sz w:val="21"/>
          <w:szCs w:val="21"/>
          <w:lang w:val="en-US"/>
        </w:rPr>
      </w:pPr>
      <w:del w:id="220" w:author="Eckhard Ortwein" w:date="2026-09-27T21:24:00Z" w16du:dateUtc="2026-09-27T19:24:00Z">
        <w:r w:rsidRPr="0040708E">
          <w:rPr>
            <w:rFonts w:ascii="Calibri" w:hAnsi="Calibri" w:cs="Calibri"/>
            <w:b/>
            <w:bCs/>
            <w:color w:val="222233"/>
            <w:sz w:val="21"/>
            <w:szCs w:val="21"/>
            <w:lang w:val="en-US"/>
          </w:rPr>
          <w:delText>4.2</w:delText>
        </w:r>
        <w:r>
          <w:rPr>
            <w:rFonts w:ascii="Calibri" w:hAnsi="Calibri" w:cs="Calibri"/>
            <w:b/>
            <w:bCs/>
            <w:color w:val="222233"/>
            <w:sz w:val="21"/>
            <w:szCs w:val="21"/>
          </w:rPr>
          <w:delText> </w:delText>
        </w:r>
      </w:del>
    </w:p>
    <w:p w14:paraId="4020190B" w14:textId="77777777" w:rsidR="00A31CFC" w:rsidRPr="0040708E" w:rsidRDefault="00A31CFC">
      <w:pPr>
        <w:pStyle w:val="StandardWeb"/>
        <w:rPr>
          <w:del w:id="221" w:author="Eckhard Ortwein" w:date="2026-09-27T21:24:00Z" w16du:dateUtc="2026-09-27T19:24:00Z"/>
          <w:rFonts w:ascii="Calibri" w:hAnsi="Calibri" w:cs="Calibri"/>
          <w:color w:val="222233"/>
          <w:sz w:val="21"/>
          <w:szCs w:val="21"/>
          <w:lang w:val="en-US"/>
        </w:rPr>
      </w:pPr>
      <w:del w:id="222" w:author="Eckhard Ortwein" w:date="2026-09-27T21:24:00Z" w16du:dateUtc="2026-09-27T19:24:00Z">
        <w:r w:rsidRPr="0040708E">
          <w:rPr>
            <w:rFonts w:ascii="Calibri" w:hAnsi="Calibri" w:cs="Calibri"/>
            <w:color w:val="222233"/>
            <w:sz w:val="21"/>
            <w:szCs w:val="21"/>
            <w:lang w:val="en-US"/>
          </w:rPr>
          <w:delText xml:space="preserve">STP remains the </w:delText>
        </w:r>
        <w:r w:rsidRPr="0040708E">
          <w:rPr>
            <w:rStyle w:val="Fett"/>
            <w:rFonts w:ascii="Calibri" w:hAnsi="Calibri" w:cs="Calibri"/>
            <w:color w:val="222233"/>
            <w:sz w:val="21"/>
            <w:szCs w:val="21"/>
            <w:lang w:val="en-US"/>
          </w:rPr>
          <w:delText>sole contracting and billing party</w:delText>
        </w:r>
        <w:r w:rsidRPr="0040708E">
          <w:rPr>
            <w:rFonts w:ascii="Calibri" w:hAnsi="Calibri" w:cs="Calibri"/>
            <w:color w:val="222233"/>
            <w:sz w:val="21"/>
            <w:szCs w:val="21"/>
            <w:lang w:val="en-US"/>
          </w:rPr>
          <w:delText>. All orders are placed through STP's account and all invoices are issued to STP. Founders1 enters into no contractual relationship with a Permitted Affiliate.</w:delText>
        </w:r>
      </w:del>
    </w:p>
    <w:p w14:paraId="2A6D8028" w14:textId="77777777" w:rsidR="00A31CFC" w:rsidRPr="0040708E" w:rsidRDefault="00A31CFC">
      <w:pPr>
        <w:pStyle w:val="cl"/>
        <w:rPr>
          <w:del w:id="223" w:author="Eckhard Ortwein" w:date="2026-09-27T21:24:00Z" w16du:dateUtc="2026-09-27T19:24:00Z"/>
          <w:rFonts w:ascii="Calibri" w:hAnsi="Calibri" w:cs="Calibri"/>
          <w:color w:val="222233"/>
          <w:sz w:val="21"/>
          <w:szCs w:val="21"/>
          <w:lang w:val="en-US"/>
        </w:rPr>
      </w:pPr>
      <w:del w:id="224" w:author="Eckhard Ortwein" w:date="2026-09-27T21:24:00Z" w16du:dateUtc="2026-09-27T19:24:00Z">
        <w:r w:rsidRPr="0040708E">
          <w:rPr>
            <w:rFonts w:ascii="Calibri" w:hAnsi="Calibri" w:cs="Calibri"/>
            <w:b/>
            <w:bCs/>
            <w:color w:val="222233"/>
            <w:sz w:val="21"/>
            <w:szCs w:val="21"/>
            <w:lang w:val="en-US"/>
          </w:rPr>
          <w:delText>4.3</w:delText>
        </w:r>
        <w:r>
          <w:rPr>
            <w:rFonts w:ascii="Calibri" w:hAnsi="Calibri" w:cs="Calibri"/>
            <w:b/>
            <w:bCs/>
            <w:color w:val="222233"/>
            <w:sz w:val="21"/>
            <w:szCs w:val="21"/>
          </w:rPr>
          <w:delText> </w:delText>
        </w:r>
      </w:del>
    </w:p>
    <w:p w14:paraId="45DA4B1C" w14:textId="77777777" w:rsidR="00A31CFC" w:rsidRPr="0040708E" w:rsidRDefault="00A31CFC">
      <w:pPr>
        <w:pStyle w:val="StandardWeb"/>
        <w:rPr>
          <w:del w:id="225" w:author="Eckhard Ortwein" w:date="2026-09-27T21:24:00Z" w16du:dateUtc="2026-09-27T19:24:00Z"/>
          <w:rFonts w:ascii="Calibri" w:hAnsi="Calibri" w:cs="Calibri"/>
          <w:color w:val="222233"/>
          <w:sz w:val="21"/>
          <w:szCs w:val="21"/>
          <w:lang w:val="en-US"/>
        </w:rPr>
      </w:pPr>
      <w:del w:id="226" w:author="Eckhard Ortwein" w:date="2026-09-27T21:24:00Z" w16du:dateUtc="2026-09-27T19:24:00Z">
        <w:r w:rsidRPr="0040708E">
          <w:rPr>
            <w:rFonts w:ascii="Calibri" w:hAnsi="Calibri" w:cs="Calibri"/>
            <w:color w:val="222233"/>
            <w:sz w:val="21"/>
            <w:szCs w:val="21"/>
            <w:lang w:val="en-US"/>
          </w:rPr>
          <w:delText>STP is liable for the acts and omissions of Permitted Affiliates under this Agreement as for its own.</w:delText>
        </w:r>
      </w:del>
    </w:p>
    <w:p w14:paraId="62803D13" w14:textId="77777777" w:rsidR="00A31CFC" w:rsidRPr="0040708E" w:rsidRDefault="00A31CFC">
      <w:pPr>
        <w:pStyle w:val="cl"/>
        <w:rPr>
          <w:del w:id="227" w:author="Eckhard Ortwein" w:date="2026-09-27T21:24:00Z" w16du:dateUtc="2026-09-27T19:24:00Z"/>
          <w:rFonts w:ascii="Calibri" w:hAnsi="Calibri" w:cs="Calibri"/>
          <w:color w:val="222233"/>
          <w:sz w:val="21"/>
          <w:szCs w:val="21"/>
          <w:lang w:val="en-US"/>
        </w:rPr>
      </w:pPr>
      <w:del w:id="228" w:author="Eckhard Ortwein" w:date="2026-09-27T21:24:00Z" w16du:dateUtc="2026-09-27T19:24:00Z">
        <w:r w:rsidRPr="0040708E">
          <w:rPr>
            <w:rFonts w:ascii="Calibri" w:hAnsi="Calibri" w:cs="Calibri"/>
            <w:b/>
            <w:bCs/>
            <w:color w:val="222233"/>
            <w:sz w:val="21"/>
            <w:szCs w:val="21"/>
            <w:lang w:val="en-US"/>
          </w:rPr>
          <w:delText>4.4</w:delText>
        </w:r>
        <w:r>
          <w:rPr>
            <w:rFonts w:ascii="Calibri" w:hAnsi="Calibri" w:cs="Calibri"/>
            <w:b/>
            <w:bCs/>
            <w:color w:val="222233"/>
            <w:sz w:val="21"/>
            <w:szCs w:val="21"/>
          </w:rPr>
          <w:delText> </w:delText>
        </w:r>
      </w:del>
    </w:p>
    <w:p w14:paraId="6CB3DBD0" w14:textId="77777777" w:rsidR="00A31CFC" w:rsidRPr="0040708E" w:rsidRDefault="00A31CFC">
      <w:pPr>
        <w:pStyle w:val="StandardWeb"/>
        <w:rPr>
          <w:del w:id="229" w:author="Eckhard Ortwein" w:date="2026-09-27T21:24:00Z" w16du:dateUtc="2026-09-27T19:24:00Z"/>
          <w:rFonts w:ascii="Calibri" w:hAnsi="Calibri" w:cs="Calibri"/>
          <w:color w:val="222233"/>
          <w:sz w:val="21"/>
          <w:szCs w:val="21"/>
          <w:lang w:val="en-US"/>
        </w:rPr>
      </w:pPr>
      <w:del w:id="230" w:author="Eckhard Ortwein" w:date="2026-09-27T21:24:00Z" w16du:dateUtc="2026-09-27T19:24:00Z">
        <w:r w:rsidRPr="0040708E">
          <w:rPr>
            <w:rFonts w:ascii="Calibri" w:hAnsi="Calibri" w:cs="Calibri"/>
            <w:color w:val="222233"/>
            <w:sz w:val="21"/>
            <w:szCs w:val="21"/>
            <w:lang w:val="en-US"/>
          </w:rPr>
          <w:delText>An entity leaving the Septeo Group ceases to be a Permitted Affiliate at that point. Clause 3.5 remains unaffected for Documents already delivered.</w:delText>
        </w:r>
      </w:del>
    </w:p>
    <w:p w14:paraId="4B021952" w14:textId="77777777" w:rsidR="00223A6C" w:rsidRDefault="00223A6C">
      <w:pPr>
        <w:pStyle w:val="cl"/>
        <w:rPr>
          <w:ins w:id="231" w:author="Eckhard Ortwein" w:date="2026-09-27T21:24:00Z" w16du:dateUtc="2026-09-27T19:24:00Z"/>
          <w:rFonts w:ascii="Calibri" w:hAnsi="Calibri" w:cs="Calibri"/>
          <w:color w:val="222233"/>
          <w:sz w:val="21"/>
          <w:szCs w:val="21"/>
        </w:rPr>
      </w:pPr>
      <w:ins w:id="232" w:author="Eckhard Ortwein" w:date="2026-09-27T21:24:00Z" w16du:dateUtc="2026-09-27T19:24:00Z">
        <w:r>
          <w:rPr>
            <w:rFonts w:ascii="Calibri" w:hAnsi="Calibri" w:cs="Calibri"/>
            <w:b/>
            <w:bCs/>
            <w:color w:val="222233"/>
            <w:sz w:val="21"/>
            <w:szCs w:val="21"/>
          </w:rPr>
          <w:t>3.7</w:t>
        </w:r>
        <w:r>
          <w:rPr>
            <w:rFonts w:ascii="Calibri" w:hAnsi="Calibri" w:cs="Calibri"/>
            <w:b/>
            <w:bCs/>
            <w:color w:val="222233"/>
            <w:sz w:val="21"/>
            <w:szCs w:val="21"/>
          </w:rPr>
          <w:t> </w:t>
        </w:r>
      </w:ins>
    </w:p>
    <w:p w14:paraId="2A923F13" w14:textId="77777777" w:rsidR="00223A6C" w:rsidRDefault="00223A6C">
      <w:pPr>
        <w:rPr>
          <w:ins w:id="233" w:author="Eckhard Ortwein" w:date="2026-09-27T21:24:00Z" w16du:dateUtc="2026-09-27T19:24:00Z"/>
          <w:rFonts w:ascii="Calibri" w:eastAsia="Times New Roman" w:hAnsi="Calibri" w:cs="Calibri"/>
          <w:color w:val="222233"/>
          <w:sz w:val="21"/>
          <w:szCs w:val="21"/>
        </w:rPr>
      </w:pPr>
      <w:ins w:id="234" w:author="Eckhard Ortwein" w:date="2026-09-27T21:24:00Z" w16du:dateUtc="2026-09-27T19:24:00Z">
        <w:r>
          <w:rPr>
            <w:rStyle w:val="Fett"/>
            <w:rFonts w:ascii="Calibri" w:eastAsia="Times New Roman" w:hAnsi="Calibri" w:cs="Calibri"/>
            <w:color w:val="222233"/>
            <w:sz w:val="21"/>
            <w:szCs w:val="21"/>
          </w:rPr>
          <w:t>STP only.</w:t>
        </w:r>
        <w:r>
          <w:rPr>
            <w:rFonts w:ascii="Calibri" w:eastAsia="Times New Roman" w:hAnsi="Calibri" w:cs="Calibri"/>
            <w:color w:val="222233"/>
            <w:sz w:val="21"/>
            <w:szCs w:val="21"/>
          </w:rPr>
          <w:t xml:space="preserve"> The rights under this clause 3 are granted to STP alone. Extending them to an Affiliate of STP requires a written amendment to this Agreement.</w:t>
        </w:r>
      </w:ins>
    </w:p>
    <w:p w14:paraId="478A7F0A" w14:textId="77777777" w:rsidR="00223A6C" w:rsidRDefault="00223A6C">
      <w:pPr>
        <w:pStyle w:val="berschrift2"/>
        <w:rPr>
          <w:ins w:id="235" w:author="Eckhard Ortwein" w:date="2026-09-27T21:24:00Z" w16du:dateUtc="2026-09-27T19:24:00Z"/>
          <w:rFonts w:eastAsia="Times New Roman"/>
        </w:rPr>
      </w:pPr>
      <w:bookmarkStart w:id="236" w:name="_Toc241436695"/>
      <w:ins w:id="237" w:author="Eckhard Ortwein" w:date="2026-09-27T21:24:00Z" w16du:dateUtc="2026-09-27T19:24:00Z">
        <w:r>
          <w:rPr>
            <w:rFonts w:eastAsia="Times New Roman"/>
          </w:rPr>
          <w:t>4 (deleted)</w:t>
        </w:r>
        <w:bookmarkEnd w:id="236"/>
      </w:ins>
    </w:p>
    <w:p w14:paraId="273872E2" w14:textId="77777777" w:rsidR="00223A6C" w:rsidRDefault="00223A6C">
      <w:pPr>
        <w:pStyle w:val="StandardWeb"/>
        <w:rPr>
          <w:ins w:id="238" w:author="Eckhard Ortwein" w:date="2026-09-27T21:24:00Z" w16du:dateUtc="2026-09-27T19:24:00Z"/>
          <w:rFonts w:ascii="Calibri" w:hAnsi="Calibri" w:cs="Calibri"/>
          <w:color w:val="222233"/>
          <w:sz w:val="21"/>
          <w:szCs w:val="21"/>
        </w:rPr>
      </w:pPr>
      <w:ins w:id="239" w:author="Eckhard Ortwein" w:date="2026-09-27T21:24:00Z" w16du:dateUtc="2026-09-27T19:24:00Z">
        <w:r>
          <w:rPr>
            <w:rFonts w:ascii="Calibri" w:hAnsi="Calibri" w:cs="Calibri"/>
            <w:color w:val="222233"/>
            <w:sz w:val="21"/>
            <w:szCs w:val="21"/>
          </w:rPr>
          <w:t>This clause has been deleted. The numbering of the following clauses is unchanged.</w:t>
        </w:r>
      </w:ins>
    </w:p>
    <w:p w14:paraId="3B9C102F" w14:textId="77777777" w:rsidR="00223A6C" w:rsidRDefault="00223A6C">
      <w:pPr>
        <w:pStyle w:val="berschrift2"/>
        <w:rPr>
          <w:rFonts w:eastAsia="Times New Roman"/>
        </w:rPr>
      </w:pPr>
      <w:bookmarkStart w:id="240" w:name="_Toc241436696"/>
      <w:bookmarkStart w:id="241" w:name="_Toc240374309"/>
      <w:r>
        <w:rPr>
          <w:rFonts w:eastAsia="Times New Roman"/>
        </w:rPr>
        <w:t>5 Restrictions</w:t>
      </w:r>
      <w:bookmarkEnd w:id="240"/>
      <w:bookmarkEnd w:id="241"/>
    </w:p>
    <w:p w14:paraId="6D25AAD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5.1</w:t>
      </w:r>
      <w:r>
        <w:rPr>
          <w:rFonts w:ascii="Calibri" w:hAnsi="Calibri" w:cs="Calibri"/>
          <w:b/>
          <w:bCs/>
          <w:color w:val="222233"/>
          <w:sz w:val="21"/>
          <w:szCs w:val="21"/>
        </w:rPr>
        <w:t> </w:t>
      </w:r>
    </w:p>
    <w:p w14:paraId="59191802" w14:textId="77777777" w:rsidR="00223A6C" w:rsidRDefault="00223A6C">
      <w:pPr>
        <w:pStyle w:val="StandardWeb"/>
        <w:rPr>
          <w:rFonts w:ascii="Calibri" w:hAnsi="Calibri" w:cs="Calibri"/>
          <w:color w:val="222233"/>
          <w:sz w:val="21"/>
          <w:szCs w:val="21"/>
        </w:rPr>
      </w:pPr>
      <w:commentRangeStart w:id="242"/>
      <w:commentRangeStart w:id="243"/>
      <w:r>
        <w:rPr>
          <w:rFonts w:ascii="Calibri" w:hAnsi="Calibri" w:cs="Calibri"/>
          <w:color w:val="222233"/>
          <w:sz w:val="21"/>
          <w:szCs w:val="21"/>
        </w:rPr>
        <w:t>Documents are delivered for the file of the individual End Client. STP will not redistribute them beyond that file, will not resell or license the structured data as a dataset, and will not perform bulk extraction.</w:t>
      </w:r>
      <w:commentRangeEnd w:id="242"/>
      <w:r w:rsidR="007C410B">
        <w:rPr>
          <w:rStyle w:val="Kommentarzeichen"/>
          <w:rFonts w:ascii="Calibri" w:hAnsi="Calibri" w:cs="Calibri"/>
          <w:color w:val="222233"/>
          <w:sz w:val="21"/>
          <w:szCs w:val="21"/>
        </w:rPr>
        <w:commentReference w:id="242"/>
      </w:r>
      <w:commentRangeEnd w:id="243"/>
      <w:r w:rsidR="0083665F">
        <w:rPr>
          <w:rStyle w:val="Kommentarzeichen"/>
          <w:rFonts w:ascii="Calibri" w:hAnsi="Calibri" w:cs="Calibri"/>
          <w:color w:val="222233"/>
          <w:sz w:val="21"/>
          <w:szCs w:val="21"/>
        </w:rPr>
        <w:commentReference w:id="243"/>
      </w:r>
      <w:ins w:id="244" w:author="Eckhard Ortwein" w:date="2026-09-27T21:24:00Z" w16du:dateUtc="2026-09-27T19:24:00Z">
        <w:r>
          <w:rPr>
            <w:rFonts w:ascii="Calibri" w:hAnsi="Calibri" w:cs="Calibri"/>
            <w:color w:val="222233"/>
            <w:sz w:val="21"/>
            <w:szCs w:val="21"/>
          </w:rPr>
          <w:t xml:space="preserve"> Transmission to the End Client through the systems of STP's or the End Client's IT service providers is delivery, not redistribution.</w:t>
        </w:r>
      </w:ins>
    </w:p>
    <w:p w14:paraId="32BAED41"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5.2</w:t>
      </w:r>
      <w:r>
        <w:rPr>
          <w:rFonts w:ascii="Calibri" w:hAnsi="Calibri" w:cs="Calibri"/>
          <w:b/>
          <w:bCs/>
          <w:color w:val="222233"/>
          <w:sz w:val="21"/>
          <w:szCs w:val="21"/>
        </w:rPr>
        <w:t> </w:t>
      </w:r>
    </w:p>
    <w:p w14:paraId="482C9900" w14:textId="77777777" w:rsidR="00223A6C" w:rsidRDefault="00223A6C">
      <w:pPr>
        <w:pStyle w:val="StandardWeb"/>
        <w:rPr>
          <w:rFonts w:ascii="Calibri" w:hAnsi="Calibri" w:cs="Calibri"/>
          <w:color w:val="222233"/>
          <w:sz w:val="21"/>
          <w:szCs w:val="21"/>
        </w:rPr>
      </w:pPr>
      <w:commentRangeStart w:id="245"/>
      <w:commentRangeStart w:id="246"/>
      <w:r>
        <w:rPr>
          <w:rFonts w:ascii="Calibri" w:hAnsi="Calibri" w:cs="Calibri"/>
          <w:color w:val="222233"/>
          <w:sz w:val="21"/>
          <w:szCs w:val="21"/>
        </w:rPr>
        <w:t xml:space="preserve">STP will not use the Documents, the coverage classification, or the availability information </w:t>
      </w:r>
      <w:r>
        <w:rPr>
          <w:rStyle w:val="Fett"/>
          <w:rFonts w:ascii="Calibri" w:hAnsi="Calibri" w:cs="Calibri"/>
          <w:color w:val="222233"/>
          <w:sz w:val="21"/>
          <w:szCs w:val="21"/>
        </w:rPr>
        <w:t>actually obtained from Founders1</w:t>
      </w:r>
      <w:r>
        <w:rPr>
          <w:rFonts w:ascii="Calibri" w:hAnsi="Calibri" w:cs="Calibri"/>
          <w:color w:val="222233"/>
          <w:sz w:val="21"/>
          <w:szCs w:val="21"/>
        </w:rPr>
        <w:t xml:space="preserve"> to build, train, operate or supply a competing registry-aggregation, coverage or document-procurement product, whether itself or for a third party</w:t>
      </w:r>
      <w:commentRangeEnd w:id="245"/>
      <w:r w:rsidR="00DE1A3A">
        <w:rPr>
          <w:rStyle w:val="Kommentarzeichen"/>
          <w:rFonts w:ascii="Calibri" w:hAnsi="Calibri" w:cs="Calibri"/>
          <w:color w:val="222233"/>
          <w:sz w:val="21"/>
          <w:szCs w:val="21"/>
        </w:rPr>
        <w:commentReference w:id="245"/>
      </w:r>
      <w:commentRangeEnd w:id="246"/>
      <w:r w:rsidR="0083665F">
        <w:rPr>
          <w:rStyle w:val="Kommentarzeichen"/>
          <w:rFonts w:ascii="Calibri" w:hAnsi="Calibri" w:cs="Calibri"/>
          <w:color w:val="222233"/>
          <w:sz w:val="21"/>
          <w:szCs w:val="21"/>
        </w:rPr>
        <w:commentReference w:id="246"/>
      </w:r>
      <w:r>
        <w:rPr>
          <w:rFonts w:ascii="Calibri" w:hAnsi="Calibri" w:cs="Calibri"/>
          <w:color w:val="222233"/>
          <w:sz w:val="21"/>
          <w:szCs w:val="21"/>
        </w:rPr>
        <w:t>. This obligation binds STP</w:t>
      </w:r>
      <w:del w:id="247" w:author="Eckhard Ortwein" w:date="2026-09-27T21:24:00Z" w16du:dateUtc="2026-09-27T19:24:00Z">
        <w:r w:rsidR="00A31CFC" w:rsidRPr="0040708E">
          <w:rPr>
            <w:rFonts w:ascii="Calibri" w:hAnsi="Calibri" w:cs="Calibri"/>
            <w:color w:val="222233"/>
            <w:sz w:val="21"/>
            <w:szCs w:val="21"/>
            <w:lang w:val="en-US"/>
          </w:rPr>
          <w:delText xml:space="preserve"> and those Permitted Affiliates that receive such information,</w:delText>
        </w:r>
      </w:del>
      <w:r>
        <w:rPr>
          <w:rFonts w:ascii="Calibri" w:hAnsi="Calibri" w:cs="Calibri"/>
          <w:color w:val="222233"/>
          <w:sz w:val="21"/>
          <w:szCs w:val="21"/>
        </w:rPr>
        <w:t xml:space="preserve"> during the term and for </w:t>
      </w:r>
      <w:r>
        <w:rPr>
          <w:rStyle w:val="Fett"/>
          <w:rFonts w:ascii="Calibri" w:hAnsi="Calibri" w:cs="Calibri"/>
          <w:color w:val="222233"/>
          <w:sz w:val="21"/>
          <w:szCs w:val="21"/>
        </w:rPr>
        <w:t>24 months</w:t>
      </w:r>
      <w:r>
        <w:rPr>
          <w:rFonts w:ascii="Calibri" w:hAnsi="Calibri" w:cs="Calibri"/>
          <w:color w:val="222233"/>
          <w:sz w:val="21"/>
          <w:szCs w:val="21"/>
        </w:rPr>
        <w:t xml:space="preserve"> thereafter.</w:t>
      </w:r>
    </w:p>
    <w:p w14:paraId="71F66C4A"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5.2a</w:t>
      </w:r>
      <w:r>
        <w:rPr>
          <w:rFonts w:ascii="Calibri" w:hAnsi="Calibri" w:cs="Calibri"/>
          <w:b/>
          <w:bCs/>
          <w:color w:val="222233"/>
          <w:sz w:val="21"/>
          <w:szCs w:val="21"/>
        </w:rPr>
        <w:t> </w:t>
      </w:r>
    </w:p>
    <w:p w14:paraId="15A5442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Clause 5.2 does not restrict the use of information that is public, independently developed, or lawfully obtained from another source, nor the unaided use of </w:t>
      </w:r>
      <w:r>
        <w:rPr>
          <w:rStyle w:val="Fett"/>
          <w:rFonts w:ascii="Calibri" w:hAnsi="Calibri" w:cs="Calibri"/>
          <w:color w:val="222233"/>
          <w:sz w:val="21"/>
          <w:szCs w:val="21"/>
        </w:rPr>
        <w:t>general knowledge, skills and experience</w:t>
      </w:r>
      <w:r>
        <w:rPr>
          <w:rFonts w:ascii="Calibri" w:hAnsi="Calibri" w:cs="Calibri"/>
          <w:color w:val="222233"/>
          <w:sz w:val="21"/>
          <w:szCs w:val="21"/>
        </w:rPr>
        <w:t xml:space="preserve"> retained in the memory of individuals who have had access to it.</w:t>
      </w:r>
      <w:ins w:id="248" w:author="Eckhard Ortwein" w:date="2026-09-27T21:24:00Z" w16du:dateUtc="2026-09-27T19:24:00Z">
        <w:r>
          <w:rPr>
            <w:rFonts w:ascii="Calibri" w:hAnsi="Calibri" w:cs="Calibri"/>
            <w:color w:val="222233"/>
            <w:sz w:val="21"/>
            <w:szCs w:val="21"/>
          </w:rPr>
          <w:t xml:space="preserve"> It does not restrict STP's own connections to registers, </w:t>
        </w:r>
        <w:r>
          <w:rPr>
            <w:rStyle w:val="Fett"/>
            <w:rFonts w:ascii="Calibri" w:hAnsi="Calibri" w:cs="Calibri"/>
            <w:color w:val="222233"/>
            <w:sz w:val="21"/>
            <w:szCs w:val="21"/>
          </w:rPr>
          <w:t>including those for Germany, Austria and France</w:t>
        </w:r>
        <w:r>
          <w:rPr>
            <w:rFonts w:ascii="Calibri" w:hAnsi="Calibri" w:cs="Calibri"/>
            <w:color w:val="222233"/>
            <w:sz w:val="21"/>
            <w:szCs w:val="21"/>
          </w:rPr>
          <w:t>.</w:t>
        </w:r>
      </w:ins>
    </w:p>
    <w:p w14:paraId="00353E67"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5.3</w:t>
      </w:r>
      <w:r>
        <w:rPr>
          <w:rFonts w:ascii="Calibri" w:hAnsi="Calibri" w:cs="Calibri"/>
          <w:b/>
          <w:bCs/>
          <w:color w:val="222233"/>
          <w:sz w:val="21"/>
          <w:szCs w:val="21"/>
        </w:rPr>
        <w:t> </w:t>
      </w:r>
    </w:p>
    <w:p w14:paraId="15A7B6E9" w14:textId="77777777" w:rsidR="00223A6C" w:rsidRDefault="00223A6C">
      <w:pPr>
        <w:rPr>
          <w:rFonts w:ascii="Calibri" w:eastAsia="Times New Roman" w:hAnsi="Calibri" w:cs="Calibri"/>
          <w:color w:val="222233"/>
          <w:sz w:val="21"/>
          <w:szCs w:val="21"/>
        </w:rPr>
      </w:pPr>
      <w:ins w:id="249" w:author="Eckhard Ortwein" w:date="2026-09-27T21:24:00Z" w16du:dateUtc="2026-09-27T19:24:00Z">
        <w:r>
          <w:rPr>
            <w:rStyle w:val="Fett"/>
            <w:rFonts w:ascii="Calibri" w:eastAsia="Times New Roman" w:hAnsi="Calibri" w:cs="Calibri"/>
            <w:color w:val="222233"/>
            <w:sz w:val="21"/>
            <w:szCs w:val="21"/>
          </w:rPr>
          <w:t>Caching.</w:t>
        </w:r>
        <w:r>
          <w:rPr>
            <w:rFonts w:ascii="Calibri" w:eastAsia="Times New Roman" w:hAnsi="Calibri" w:cs="Calibri"/>
            <w:color w:val="222233"/>
            <w:sz w:val="21"/>
            <w:szCs w:val="21"/>
          </w:rPr>
          <w:t xml:space="preserve"> </w:t>
        </w:r>
      </w:ins>
      <w:r>
        <w:rPr>
          <w:rFonts w:ascii="Calibri" w:eastAsia="Times New Roman" w:hAnsi="Calibri" w:cs="Calibri"/>
          <w:color w:val="222233"/>
          <w:sz w:val="21"/>
          <w:szCs w:val="21"/>
        </w:rPr>
        <w:t xml:space="preserve">STP </w:t>
      </w:r>
      <w:del w:id="250" w:author="Eckhard Ortwein" w:date="2026-09-27T21:24:00Z" w16du:dateUtc="2026-09-27T19:24:00Z">
        <w:r w:rsidR="00A31CFC" w:rsidRPr="0040708E">
          <w:rPr>
            <w:rFonts w:ascii="Calibri" w:hAnsi="Calibri" w:cs="Calibri"/>
            <w:color w:val="222233"/>
            <w:sz w:val="21"/>
            <w:szCs w:val="21"/>
            <w:lang w:val="en-US"/>
          </w:rPr>
          <w:delText xml:space="preserve">will not cache or store Documents </w:delText>
        </w:r>
      </w:del>
      <w:ins w:id="251" w:author="Eckhard Ortwein" w:date="2026-09-27T21:24:00Z" w16du:dateUtc="2026-09-27T19:24:00Z">
        <w:r>
          <w:rPr>
            <w:rFonts w:ascii="Calibri" w:eastAsia="Times New Roman" w:hAnsi="Calibri" w:cs="Calibri"/>
            <w:color w:val="222233"/>
            <w:sz w:val="21"/>
            <w:szCs w:val="21"/>
          </w:rPr>
          <w:t xml:space="preserve">may keep a Document </w:t>
        </w:r>
      </w:ins>
      <w:r>
        <w:rPr>
          <w:rFonts w:ascii="Calibri" w:eastAsia="Times New Roman" w:hAnsi="Calibri" w:cs="Calibri"/>
          <w:color w:val="222233"/>
          <w:sz w:val="21"/>
          <w:szCs w:val="21"/>
        </w:rPr>
        <w:t xml:space="preserve">in order to serve </w:t>
      </w:r>
      <w:del w:id="252" w:author="Eckhard Ortwein" w:date="2026-09-27T21:24:00Z" w16du:dateUtc="2026-09-27T19:24:00Z">
        <w:r w:rsidR="00A31CFC" w:rsidRPr="0040708E">
          <w:rPr>
            <w:rFonts w:ascii="Calibri" w:hAnsi="Calibri" w:cs="Calibri"/>
            <w:color w:val="222233"/>
            <w:sz w:val="21"/>
            <w:szCs w:val="21"/>
            <w:lang w:val="en-US"/>
          </w:rPr>
          <w:delText>later orders</w:delText>
        </w:r>
      </w:del>
      <w:ins w:id="253" w:author="Eckhard Ortwein" w:date="2026-09-27T21:24:00Z" w16du:dateUtc="2026-09-27T19:24:00Z">
        <w:r>
          <w:rPr>
            <w:rFonts w:ascii="Calibri" w:eastAsia="Times New Roman" w:hAnsi="Calibri" w:cs="Calibri"/>
            <w:color w:val="222233"/>
            <w:sz w:val="21"/>
            <w:szCs w:val="21"/>
          </w:rPr>
          <w:t>repeated requests</w:t>
        </w:r>
      </w:ins>
      <w:r>
        <w:rPr>
          <w:rFonts w:ascii="Calibri" w:eastAsia="Times New Roman" w:hAnsi="Calibri" w:cs="Calibri"/>
          <w:color w:val="222233"/>
          <w:sz w:val="21"/>
          <w:szCs w:val="21"/>
        </w:rPr>
        <w:t xml:space="preserve"> of </w:t>
      </w:r>
      <w:del w:id="254" w:author="Eckhard Ortwein" w:date="2026-09-27T21:24:00Z" w16du:dateUtc="2026-09-27T19:24:00Z">
        <w:r w:rsidR="00A31CFC" w:rsidRPr="0040708E">
          <w:rPr>
            <w:rFonts w:ascii="Calibri" w:hAnsi="Calibri" w:cs="Calibri"/>
            <w:color w:val="222233"/>
            <w:sz w:val="21"/>
            <w:szCs w:val="21"/>
            <w:lang w:val="en-US"/>
          </w:rPr>
          <w:delText xml:space="preserve">End Clients outside </w:delText>
        </w:r>
      </w:del>
      <w:r>
        <w:rPr>
          <w:rStyle w:val="Fett"/>
          <w:rFonts w:ascii="Calibri" w:eastAsia="Times New Roman" w:hAnsi="Calibri" w:cs="Calibri"/>
          <w:color w:val="222233"/>
          <w:sz w:val="21"/>
          <w:szCs w:val="21"/>
        </w:rPr>
        <w:t xml:space="preserve">the </w:t>
      </w:r>
      <w:del w:id="255" w:author="Eckhard Ortwein" w:date="2026-09-27T21:24:00Z" w16du:dateUtc="2026-09-27T19:24:00Z">
        <w:r w:rsidR="00A31CFC" w:rsidRPr="0040708E">
          <w:rPr>
            <w:rFonts w:ascii="Calibri" w:hAnsi="Calibri" w:cs="Calibri"/>
            <w:color w:val="222233"/>
            <w:sz w:val="21"/>
            <w:szCs w:val="21"/>
            <w:lang w:val="en-US"/>
          </w:rPr>
          <w:delText>re-use mechanism set out in Annex 1.</w:delText>
        </w:r>
      </w:del>
      <w:ins w:id="256" w:author="Eckhard Ortwein" w:date="2026-09-27T21:24:00Z" w16du:dateUtc="2026-09-27T19:24:00Z">
        <w:r>
          <w:rPr>
            <w:rStyle w:val="Fett"/>
            <w:rFonts w:ascii="Calibri" w:eastAsia="Times New Roman" w:hAnsi="Calibri" w:cs="Calibri"/>
            <w:color w:val="222233"/>
            <w:sz w:val="21"/>
            <w:szCs w:val="21"/>
          </w:rPr>
          <w:t>same End Client</w:t>
        </w:r>
        <w:r>
          <w:rPr>
            <w:rFonts w:ascii="Calibri" w:eastAsia="Times New Roman" w:hAnsi="Calibri" w:cs="Calibri"/>
            <w:color w:val="222233"/>
            <w:sz w:val="21"/>
            <w:szCs w:val="21"/>
          </w:rPr>
          <w:t xml:space="preserve"> for the same company and document kind </w:t>
        </w:r>
        <w:r>
          <w:rPr>
            <w:rStyle w:val="Fett"/>
            <w:rFonts w:ascii="Calibri" w:eastAsia="Times New Roman" w:hAnsi="Calibri" w:cs="Calibri"/>
            <w:color w:val="222233"/>
            <w:sz w:val="21"/>
            <w:szCs w:val="21"/>
          </w:rPr>
          <w:t>within 48 hours</w:t>
        </w:r>
        <w:r>
          <w:rPr>
            <w:rFonts w:ascii="Calibri" w:eastAsia="Times New Roman" w:hAnsi="Calibri" w:cs="Calibri"/>
            <w:color w:val="222233"/>
            <w:sz w:val="21"/>
            <w:szCs w:val="21"/>
          </w:rPr>
          <w:t xml:space="preserve"> of its delivery. A request after that period is a new Case. STP may also keep Documents as a record of its own delivery, for billing and for evidence.</w:t>
        </w:r>
      </w:ins>
      <w:r>
        <w:rPr>
          <w:rFonts w:ascii="Calibri" w:eastAsia="Times New Roman" w:hAnsi="Calibri" w:cs="Calibri"/>
          <w:color w:val="222233"/>
          <w:sz w:val="21"/>
          <w:szCs w:val="21"/>
        </w:rPr>
        <w:t xml:space="preserve"> Retention in the End Client's </w:t>
      </w:r>
      <w:del w:id="257" w:author="Eckhard Ortwein" w:date="2026-09-27T21:24:00Z" w16du:dateUtc="2026-09-27T19:24:00Z">
        <w:r w:rsidR="00A31CFC" w:rsidRPr="0040708E">
          <w:rPr>
            <w:rFonts w:ascii="Calibri" w:hAnsi="Calibri" w:cs="Calibri"/>
            <w:color w:val="222233"/>
            <w:sz w:val="21"/>
            <w:szCs w:val="21"/>
            <w:lang w:val="en-US"/>
          </w:rPr>
          <w:delText xml:space="preserve">own </w:delText>
        </w:r>
      </w:del>
      <w:r>
        <w:rPr>
          <w:rFonts w:ascii="Calibri" w:eastAsia="Times New Roman" w:hAnsi="Calibri" w:cs="Calibri"/>
          <w:color w:val="222233"/>
          <w:sz w:val="21"/>
          <w:szCs w:val="21"/>
        </w:rPr>
        <w:t>file under clause 3.5 is unaffected.</w:t>
      </w:r>
    </w:p>
    <w:p w14:paraId="5E20B2AE" w14:textId="77777777" w:rsidR="00223A6C" w:rsidRDefault="00223A6C">
      <w:pPr>
        <w:pStyle w:val="cl"/>
        <w:rPr>
          <w:ins w:id="258" w:author="Eckhard Ortwein" w:date="2026-09-27T21:24:00Z" w16du:dateUtc="2026-09-27T19:24:00Z"/>
          <w:rFonts w:ascii="Calibri" w:hAnsi="Calibri" w:cs="Calibri"/>
          <w:color w:val="222233"/>
          <w:sz w:val="21"/>
          <w:szCs w:val="21"/>
        </w:rPr>
      </w:pPr>
      <w:ins w:id="259" w:author="Eckhard Ortwein" w:date="2026-09-27T21:24:00Z" w16du:dateUtc="2026-09-27T19:24:00Z">
        <w:r>
          <w:rPr>
            <w:rFonts w:ascii="Calibri" w:hAnsi="Calibri" w:cs="Calibri"/>
            <w:b/>
            <w:bCs/>
            <w:color w:val="222233"/>
            <w:sz w:val="21"/>
            <w:szCs w:val="21"/>
          </w:rPr>
          <w:t>5.3a</w:t>
        </w:r>
        <w:r>
          <w:rPr>
            <w:rFonts w:ascii="Calibri" w:hAnsi="Calibri" w:cs="Calibri"/>
            <w:b/>
            <w:bCs/>
            <w:color w:val="222233"/>
            <w:sz w:val="21"/>
            <w:szCs w:val="21"/>
          </w:rPr>
          <w:t> </w:t>
        </w:r>
      </w:ins>
    </w:p>
    <w:p w14:paraId="2773A199" w14:textId="77777777" w:rsidR="00223A6C" w:rsidRDefault="00223A6C">
      <w:pPr>
        <w:rPr>
          <w:ins w:id="260" w:author="Eckhard Ortwein" w:date="2026-09-27T21:24:00Z" w16du:dateUtc="2026-09-27T19:24:00Z"/>
          <w:rFonts w:ascii="Calibri" w:eastAsia="Times New Roman" w:hAnsi="Calibri" w:cs="Calibri"/>
          <w:color w:val="222233"/>
          <w:sz w:val="21"/>
          <w:szCs w:val="21"/>
        </w:rPr>
      </w:pPr>
      <w:ins w:id="261" w:author="Eckhard Ortwein" w:date="2026-09-27T21:24:00Z" w16du:dateUtc="2026-09-27T19:24:00Z">
        <w:r>
          <w:rPr>
            <w:rStyle w:val="Fett"/>
            <w:rFonts w:ascii="Calibri" w:eastAsia="Times New Roman" w:hAnsi="Calibri" w:cs="Calibri"/>
            <w:color w:val="222233"/>
            <w:sz w:val="21"/>
            <w:szCs w:val="21"/>
          </w:rPr>
          <w:t>Use for other End Clients.</w:t>
        </w:r>
        <w:r>
          <w:rPr>
            <w:rFonts w:ascii="Calibri" w:eastAsia="Times New Roman" w:hAnsi="Calibri" w:cs="Calibri"/>
            <w:color w:val="222233"/>
            <w:sz w:val="21"/>
            <w:szCs w:val="21"/>
          </w:rPr>
          <w:t xml:space="preserve"> Supplying a Document procured for one End Client to another End Client is not covered by this Agreement. At the end of the pilot term the parties will discuss whether, and on what terms, such use can be added, subject to the rights Founders1 holds in the underlying content.</w:t>
        </w:r>
      </w:ins>
    </w:p>
    <w:p w14:paraId="1A0B3537"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5.4</w:t>
      </w:r>
      <w:r>
        <w:rPr>
          <w:rFonts w:ascii="Calibri" w:hAnsi="Calibri" w:cs="Calibri"/>
          <w:b/>
          <w:bCs/>
          <w:color w:val="222233"/>
          <w:sz w:val="21"/>
          <w:szCs w:val="21"/>
        </w:rPr>
        <w:t> </w:t>
      </w:r>
    </w:p>
    <w:p w14:paraId="3B052F29" w14:textId="77777777" w:rsidR="00223A6C" w:rsidRDefault="00A31CFC">
      <w:pPr>
        <w:pStyle w:val="StandardWeb"/>
        <w:rPr>
          <w:rFonts w:ascii="Calibri" w:hAnsi="Calibri" w:cs="Calibri"/>
          <w:color w:val="222233"/>
          <w:sz w:val="21"/>
          <w:szCs w:val="21"/>
        </w:rPr>
      </w:pPr>
      <w:del w:id="262" w:author="Eckhard Ortwein" w:date="2026-09-27T21:24:00Z" w16du:dateUtc="2026-09-27T19:24:00Z">
        <w:r w:rsidRPr="0040708E">
          <w:rPr>
            <w:rFonts w:ascii="Calibri" w:hAnsi="Calibri" w:cs="Calibri"/>
            <w:color w:val="222233"/>
            <w:sz w:val="21"/>
            <w:szCs w:val="21"/>
            <w:lang w:val="en-US"/>
          </w:rPr>
          <w:delText xml:space="preserve">Sub-distribution is permitted only </w:delText>
        </w:r>
      </w:del>
      <w:ins w:id="263" w:author="Eckhard Ortwein" w:date="2026-09-27T21:24:00Z" w16du:dateUtc="2026-09-27T19:24:00Z">
        <w:r w:rsidR="00223A6C">
          <w:rPr>
            <w:rFonts w:ascii="Calibri" w:hAnsi="Calibri" w:cs="Calibri"/>
            <w:color w:val="222233"/>
            <w:sz w:val="21"/>
            <w:szCs w:val="21"/>
          </w:rPr>
          <w:t xml:space="preserve">STP grants rights </w:t>
        </w:r>
      </w:ins>
      <w:r w:rsidR="00223A6C">
        <w:rPr>
          <w:rFonts w:ascii="Calibri" w:hAnsi="Calibri" w:cs="Calibri"/>
          <w:color w:val="222233"/>
          <w:sz w:val="21"/>
          <w:szCs w:val="21"/>
        </w:rPr>
        <w:t>under clause</w:t>
      </w:r>
      <w:del w:id="264" w:author="Eckhard Ortwein" w:date="2026-09-27T21:24:00Z" w16du:dateUtc="2026-09-27T19:24:00Z">
        <w:r w:rsidRPr="0040708E">
          <w:rPr>
            <w:rFonts w:ascii="Calibri" w:hAnsi="Calibri" w:cs="Calibri"/>
            <w:color w:val="222233"/>
            <w:sz w:val="21"/>
            <w:szCs w:val="21"/>
            <w:lang w:val="en-US"/>
          </w:rPr>
          <w:delText xml:space="preserve"> 4</w:delText>
        </w:r>
      </w:del>
      <w:ins w:id="265" w:author="Eckhard Ortwein" w:date="2026-09-27T21:24:00Z" w16du:dateUtc="2026-09-27T19:24:00Z">
        <w:r w:rsidR="00223A6C">
          <w:rPr>
            <w:rFonts w:ascii="Calibri" w:hAnsi="Calibri" w:cs="Calibri"/>
            <w:color w:val="222233"/>
            <w:sz w:val="21"/>
            <w:szCs w:val="21"/>
          </w:rPr>
          <w:t> 3 onward only to End Clients, under clause 3.5</w:t>
        </w:r>
      </w:ins>
      <w:r w:rsidR="00223A6C">
        <w:rPr>
          <w:rFonts w:ascii="Calibri" w:hAnsi="Calibri" w:cs="Calibri"/>
          <w:color w:val="222233"/>
          <w:sz w:val="21"/>
          <w:szCs w:val="21"/>
        </w:rPr>
        <w:t>.</w:t>
      </w:r>
    </w:p>
    <w:p w14:paraId="50EF09D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5.5</w:t>
      </w:r>
      <w:r>
        <w:rPr>
          <w:rFonts w:ascii="Calibri" w:hAnsi="Calibri" w:cs="Calibri"/>
          <w:b/>
          <w:bCs/>
          <w:color w:val="222233"/>
          <w:sz w:val="21"/>
          <w:szCs w:val="21"/>
        </w:rPr>
        <w:t> </w:t>
      </w:r>
    </w:p>
    <w:p w14:paraId="7D5A588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Reverse engineering of the Platform or API is permitted only within the limits of mandatory law (§ 69e UrhG).</w:t>
      </w:r>
    </w:p>
    <w:p w14:paraId="0E03D6F8" w14:textId="77777777" w:rsidR="00223A6C" w:rsidRDefault="00223A6C">
      <w:pPr>
        <w:pStyle w:val="berschrift2"/>
        <w:rPr>
          <w:rFonts w:eastAsia="Times New Roman"/>
        </w:rPr>
      </w:pPr>
      <w:bookmarkStart w:id="266" w:name="_Toc241436697"/>
      <w:bookmarkStart w:id="267" w:name="_Toc240374310"/>
      <w:r>
        <w:rPr>
          <w:rFonts w:eastAsia="Times New Roman"/>
        </w:rPr>
        <w:t>6 Procurement routes and non-circumvention</w:t>
      </w:r>
      <w:bookmarkEnd w:id="266"/>
      <w:bookmarkEnd w:id="267"/>
    </w:p>
    <w:p w14:paraId="445A8EF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6.1</w:t>
      </w:r>
      <w:r>
        <w:rPr>
          <w:rFonts w:ascii="Calibri" w:hAnsi="Calibri" w:cs="Calibri"/>
          <w:b/>
          <w:bCs/>
          <w:color w:val="222233"/>
          <w:sz w:val="21"/>
          <w:szCs w:val="21"/>
        </w:rPr>
        <w:t> </w:t>
      </w:r>
    </w:p>
    <w:p w14:paraId="612C177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identity of the </w:t>
      </w:r>
      <w:r>
        <w:rPr>
          <w:rStyle w:val="Fett"/>
          <w:rFonts w:ascii="Calibri" w:hAnsi="Calibri" w:cs="Calibri"/>
          <w:color w:val="222233"/>
          <w:sz w:val="21"/>
          <w:szCs w:val="21"/>
        </w:rPr>
        <w:t>suppliers and procurement routes</w:t>
      </w:r>
      <w:r>
        <w:rPr>
          <w:rFonts w:ascii="Calibri" w:hAnsi="Calibri" w:cs="Calibri"/>
          <w:color w:val="222233"/>
          <w:sz w:val="21"/>
          <w:szCs w:val="21"/>
        </w:rPr>
        <w:t xml:space="preserve"> through which Founders1 procures, and the routing of jurisdictions between them, is confidential business information of Founders1. </w:t>
      </w:r>
      <w:r>
        <w:rPr>
          <w:rStyle w:val="Fett"/>
          <w:rFonts w:ascii="Calibri" w:hAnsi="Calibri" w:cs="Calibri"/>
          <w:color w:val="222233"/>
          <w:sz w:val="21"/>
          <w:szCs w:val="21"/>
        </w:rPr>
        <w:t>During the term</w:t>
      </w:r>
      <w:del w:id="268" w:author="Eckhard Ortwein" w:date="2026-09-27T21:24:00Z" w16du:dateUtc="2026-09-27T19:24:00Z">
        <w:r w:rsidR="00A31CFC" w:rsidRPr="0040708E">
          <w:rPr>
            <w:rFonts w:ascii="Calibri" w:hAnsi="Calibri" w:cs="Calibri"/>
            <w:color w:val="222233"/>
            <w:sz w:val="21"/>
            <w:szCs w:val="21"/>
            <w:lang w:val="en-US"/>
          </w:rPr>
          <w:delText xml:space="preserve"> </w:delText>
        </w:r>
        <w:commentRangeStart w:id="269"/>
        <w:commentRangeStart w:id="270"/>
        <w:r w:rsidR="00A31CFC" w:rsidRPr="0040708E">
          <w:rPr>
            <w:rFonts w:ascii="Calibri" w:hAnsi="Calibri" w:cs="Calibri"/>
            <w:color w:val="222233"/>
            <w:sz w:val="21"/>
            <w:szCs w:val="21"/>
            <w:lang w:val="en-US"/>
          </w:rPr>
          <w:delText xml:space="preserve">and for </w:delText>
        </w:r>
        <w:r w:rsidR="00A31CFC" w:rsidRPr="0040708E">
          <w:rPr>
            <w:rStyle w:val="Fett"/>
            <w:rFonts w:ascii="Calibri" w:hAnsi="Calibri" w:cs="Calibri"/>
            <w:color w:val="222233"/>
            <w:sz w:val="21"/>
            <w:szCs w:val="21"/>
            <w:lang w:val="en-US"/>
          </w:rPr>
          <w:delText>24 months</w:delText>
        </w:r>
        <w:r w:rsidR="00A31CFC" w:rsidRPr="0040708E">
          <w:rPr>
            <w:rFonts w:ascii="Calibri" w:hAnsi="Calibri" w:cs="Calibri"/>
            <w:color w:val="222233"/>
            <w:sz w:val="21"/>
            <w:szCs w:val="21"/>
            <w:lang w:val="en-US"/>
          </w:rPr>
          <w:delText xml:space="preserve"> thereafter</w:delText>
        </w:r>
        <w:commentRangeEnd w:id="269"/>
        <w:r w:rsidR="00DE1A3A">
          <w:rPr>
            <w:rStyle w:val="Kommentarzeichen"/>
            <w:rFonts w:ascii="Calibri" w:hAnsi="Calibri" w:cs="Calibri"/>
            <w:color w:val="222233"/>
            <w:sz w:val="21"/>
            <w:szCs w:val="21"/>
          </w:rPr>
          <w:commentReference w:id="269"/>
        </w:r>
      </w:del>
      <w:commentRangeEnd w:id="270"/>
      <w:r w:rsidR="0083665F">
        <w:rPr>
          <w:rStyle w:val="Kommentarzeichen"/>
          <w:rFonts w:ascii="Calibri" w:hAnsi="Calibri" w:cs="Calibri"/>
          <w:color w:val="222233"/>
          <w:sz w:val="21"/>
          <w:szCs w:val="21"/>
        </w:rPr>
        <w:commentReference w:id="270"/>
      </w:r>
      <w:r>
        <w:rPr>
          <w:rFonts w:ascii="Calibri" w:hAnsi="Calibri" w:cs="Calibri"/>
          <w:color w:val="222233"/>
          <w:sz w:val="21"/>
          <w:szCs w:val="21"/>
        </w:rPr>
        <w:t xml:space="preserve">, STP will not use that information to identify, approach </w:t>
      </w:r>
      <w:commentRangeStart w:id="271"/>
      <w:commentRangeStart w:id="272"/>
      <w:r>
        <w:rPr>
          <w:rFonts w:ascii="Calibri" w:hAnsi="Calibri" w:cs="Calibri"/>
          <w:color w:val="222233"/>
          <w:sz w:val="21"/>
          <w:szCs w:val="21"/>
        </w:rPr>
        <w:t>or contract with those suppliers for services of the kind covered by this Agreement</w:t>
      </w:r>
      <w:commentRangeEnd w:id="271"/>
      <w:r w:rsidR="00DE1A3A">
        <w:rPr>
          <w:rStyle w:val="Kommentarzeichen"/>
          <w:rFonts w:ascii="Calibri" w:hAnsi="Calibri" w:cs="Calibri"/>
          <w:color w:val="222233"/>
          <w:sz w:val="21"/>
          <w:szCs w:val="21"/>
        </w:rPr>
        <w:commentReference w:id="271"/>
      </w:r>
      <w:commentRangeEnd w:id="272"/>
      <w:r w:rsidR="0083665F">
        <w:rPr>
          <w:rStyle w:val="Kommentarzeichen"/>
          <w:rFonts w:ascii="Calibri" w:hAnsi="Calibri" w:cs="Calibri"/>
          <w:color w:val="222233"/>
          <w:sz w:val="21"/>
          <w:szCs w:val="21"/>
        </w:rPr>
        <w:commentReference w:id="272"/>
      </w:r>
      <w:r>
        <w:rPr>
          <w:rFonts w:ascii="Calibri" w:hAnsi="Calibri" w:cs="Calibri"/>
          <w:color w:val="222233"/>
          <w:sz w:val="21"/>
          <w:szCs w:val="21"/>
        </w:rPr>
        <w:t>.</w:t>
      </w:r>
      <w:ins w:id="273" w:author="Eckhard Ortwein" w:date="2026-09-27T21:24:00Z" w16du:dateUtc="2026-09-27T19:24:00Z">
        <w:r>
          <w:rPr>
            <w:rFonts w:ascii="Calibri" w:hAnsi="Calibri" w:cs="Calibri"/>
            <w:color w:val="222233"/>
            <w:sz w:val="21"/>
            <w:szCs w:val="21"/>
          </w:rPr>
          <w:t xml:space="preserve"> After the term, clause 11 applies.</w:t>
        </w:r>
      </w:ins>
    </w:p>
    <w:p w14:paraId="738BFED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6.1a</w:t>
      </w:r>
      <w:r>
        <w:rPr>
          <w:rFonts w:ascii="Calibri" w:hAnsi="Calibri" w:cs="Calibri"/>
          <w:b/>
          <w:bCs/>
          <w:color w:val="222233"/>
          <w:sz w:val="21"/>
          <w:szCs w:val="21"/>
        </w:rPr>
        <w:t> </w:t>
      </w:r>
    </w:p>
    <w:p w14:paraId="5CBDB363"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Clause 6.1 does </w:t>
      </w:r>
      <w:r>
        <w:rPr>
          <w:rStyle w:val="Fett"/>
          <w:rFonts w:ascii="Calibri" w:hAnsi="Calibri" w:cs="Calibri"/>
          <w:color w:val="222233"/>
          <w:sz w:val="21"/>
          <w:szCs w:val="21"/>
        </w:rPr>
        <w:t>not</w:t>
      </w:r>
      <w:r>
        <w:rPr>
          <w:rFonts w:ascii="Calibri" w:hAnsi="Calibri" w:cs="Calibri"/>
          <w:color w:val="222233"/>
          <w:sz w:val="21"/>
          <w:szCs w:val="21"/>
        </w:rPr>
        <w:t xml:space="preserve"> restrict STP from dealing with an </w:t>
      </w:r>
      <w:r>
        <w:rPr>
          <w:rStyle w:val="Fett"/>
          <w:rFonts w:ascii="Calibri" w:hAnsi="Calibri" w:cs="Calibri"/>
          <w:color w:val="222233"/>
          <w:sz w:val="21"/>
          <w:szCs w:val="21"/>
        </w:rPr>
        <w:t>official register or public authority</w:t>
      </w:r>
      <w:r>
        <w:rPr>
          <w:rFonts w:ascii="Calibri" w:hAnsi="Calibri" w:cs="Calibri"/>
          <w:color w:val="222233"/>
          <w:sz w:val="21"/>
          <w:szCs w:val="21"/>
        </w:rPr>
        <w:t>, from continuing a relationship that existed before the notification concerned, or from dealing with a party it identifies independently of information received from Founders1. STP bears no obligation to verify whether a party it approaches also serves Founders1.</w:t>
      </w:r>
    </w:p>
    <w:p w14:paraId="7497B8E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6.2</w:t>
      </w:r>
      <w:r>
        <w:rPr>
          <w:rFonts w:ascii="Calibri" w:hAnsi="Calibri" w:cs="Calibri"/>
          <w:b/>
          <w:bCs/>
          <w:color w:val="222233"/>
          <w:sz w:val="21"/>
          <w:szCs w:val="21"/>
        </w:rPr>
        <w:t> </w:t>
      </w:r>
    </w:p>
    <w:p w14:paraId="7B9D4AE2"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 End Client identities reach Founders1.</w:t>
      </w:r>
      <w:r>
        <w:rPr>
          <w:rFonts w:ascii="Calibri" w:eastAsia="Times New Roman" w:hAnsi="Calibri" w:cs="Calibri"/>
          <w:color w:val="222233"/>
          <w:sz w:val="21"/>
          <w:szCs w:val="21"/>
        </w:rPr>
        <w:t xml:space="preserve"> </w:t>
      </w:r>
      <w:del w:id="274" w:author="Eckhard Ortwein" w:date="2026-09-27T21:24:00Z" w16du:dateUtc="2026-09-27T19:24:00Z">
        <w:r w:rsidR="00A31CFC" w:rsidRPr="0040708E">
          <w:rPr>
            <w:rFonts w:ascii="Calibri" w:eastAsia="Times New Roman" w:hAnsi="Calibri" w:cs="Calibri"/>
            <w:color w:val="222233"/>
            <w:sz w:val="21"/>
            <w:szCs w:val="21"/>
            <w:lang w:val="en-US"/>
          </w:rPr>
          <w:delText xml:space="preserve">Under clause 8.5 </w:delText>
        </w:r>
      </w:del>
      <w:r>
        <w:rPr>
          <w:rFonts w:ascii="Calibri" w:eastAsia="Times New Roman" w:hAnsi="Calibri" w:cs="Calibri"/>
          <w:color w:val="222233"/>
          <w:sz w:val="21"/>
          <w:szCs w:val="21"/>
        </w:rPr>
        <w:t xml:space="preserve">STP </w:t>
      </w:r>
      <w:del w:id="275" w:author="Eckhard Ortwein" w:date="2026-09-27T21:24:00Z" w16du:dateUtc="2026-09-27T19:24:00Z">
        <w:r w:rsidR="00A31CFC" w:rsidRPr="0040708E">
          <w:rPr>
            <w:rFonts w:ascii="Calibri" w:eastAsia="Times New Roman" w:hAnsi="Calibri" w:cs="Calibri"/>
            <w:color w:val="222233"/>
            <w:sz w:val="21"/>
            <w:szCs w:val="21"/>
            <w:lang w:val="en-US"/>
          </w:rPr>
          <w:delText>reports</w:delText>
        </w:r>
      </w:del>
      <w:ins w:id="276" w:author="Eckhard Ortwein" w:date="2026-09-27T21:24:00Z" w16du:dateUtc="2026-09-27T19:24:00Z">
        <w:r>
          <w:rPr>
            <w:rFonts w:ascii="Calibri" w:eastAsia="Times New Roman" w:hAnsi="Calibri" w:cs="Calibri"/>
            <w:color w:val="222233"/>
            <w:sz w:val="21"/>
            <w:szCs w:val="21"/>
          </w:rPr>
          <w:t>identifies Cases</w:t>
        </w:r>
      </w:ins>
      <w:r>
        <w:rPr>
          <w:rFonts w:ascii="Calibri" w:eastAsia="Times New Roman" w:hAnsi="Calibri" w:cs="Calibri"/>
          <w:color w:val="222233"/>
          <w:sz w:val="21"/>
          <w:szCs w:val="21"/>
        </w:rPr>
        <w:t xml:space="preserve"> by its own reference</w:t>
      </w:r>
      <w:ins w:id="277" w:author="Eckhard Ortwein" w:date="2026-09-27T21:24:00Z" w16du:dateUtc="2026-09-27T19:24:00Z">
        <w:r>
          <w:rPr>
            <w:rFonts w:ascii="Calibri" w:eastAsia="Times New Roman" w:hAnsi="Calibri" w:cs="Calibri"/>
            <w:color w:val="222233"/>
            <w:sz w:val="21"/>
            <w:szCs w:val="21"/>
          </w:rPr>
          <w:t>,</w:t>
        </w:r>
      </w:ins>
      <w:r>
        <w:rPr>
          <w:rFonts w:ascii="Calibri" w:eastAsia="Times New Roman" w:hAnsi="Calibri" w:cs="Calibri"/>
          <w:color w:val="222233"/>
          <w:sz w:val="21"/>
          <w:szCs w:val="21"/>
        </w:rPr>
        <w:t xml:space="preserve"> and Founders1 does not require End Client names for settlement</w:t>
      </w:r>
      <w:del w:id="278" w:author="Eckhard Ortwein" w:date="2026-09-27T21:24:00Z" w16du:dateUtc="2026-09-27T19:24:00Z">
        <w:r w:rsidR="00A31CFC" w:rsidRPr="0040708E">
          <w:rPr>
            <w:rFonts w:ascii="Calibri" w:eastAsia="Times New Roman" w:hAnsi="Calibri" w:cs="Calibri"/>
            <w:color w:val="222233"/>
            <w:sz w:val="21"/>
            <w:szCs w:val="21"/>
            <w:lang w:val="en-US"/>
          </w:rPr>
          <w:delText>.</w:delText>
        </w:r>
      </w:del>
      <w:ins w:id="279" w:author="Eckhard Ortwein" w:date="2026-09-27T21:24:00Z" w16du:dateUtc="2026-09-27T19:24:00Z">
        <w:r>
          <w:rPr>
            <w:rFonts w:ascii="Calibri" w:eastAsia="Times New Roman" w:hAnsi="Calibri" w:cs="Calibri"/>
            <w:color w:val="222233"/>
            <w:sz w:val="21"/>
            <w:szCs w:val="21"/>
          </w:rPr>
          <w:t xml:space="preserve"> (clause 8.5).</w:t>
        </w:r>
      </w:ins>
      <w:r>
        <w:rPr>
          <w:rFonts w:ascii="Calibri" w:eastAsia="Times New Roman" w:hAnsi="Calibri" w:cs="Calibri"/>
          <w:color w:val="222233"/>
          <w:sz w:val="21"/>
          <w:szCs w:val="21"/>
        </w:rPr>
        <w:t xml:space="preserve"> A non-solicitation obligation expressed by reference to identities disclosed through Cases would therefore have no subject matter, and this clause does not rely on one.</w:t>
      </w:r>
    </w:p>
    <w:p w14:paraId="5C4EBFB4"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6.2a</w:t>
      </w:r>
      <w:r>
        <w:rPr>
          <w:rFonts w:ascii="Calibri" w:hAnsi="Calibri" w:cs="Calibri"/>
          <w:b/>
          <w:bCs/>
          <w:color w:val="222233"/>
          <w:sz w:val="21"/>
          <w:szCs w:val="21"/>
        </w:rPr>
        <w:t> </w:t>
      </w:r>
    </w:p>
    <w:p w14:paraId="541D431E"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Standstill on named accounts.</w:t>
      </w:r>
      <w:r>
        <w:rPr>
          <w:rFonts w:ascii="Calibri" w:eastAsia="Times New Roman" w:hAnsi="Calibri" w:cs="Calibri"/>
          <w:color w:val="222233"/>
          <w:sz w:val="21"/>
          <w:szCs w:val="21"/>
        </w:rPr>
        <w:t xml:space="preserve"> STP may notify Founders1 in text form of named End Clients. For each End Client so notified, Founders1 will not solicit that End Client for services of the kind covered by this Agreement during the term and for </w:t>
      </w:r>
      <w:r>
        <w:rPr>
          <w:rStyle w:val="Fett"/>
          <w:rFonts w:ascii="Calibri" w:eastAsia="Times New Roman" w:hAnsi="Calibri" w:cs="Calibri"/>
          <w:color w:val="222233"/>
          <w:sz w:val="21"/>
          <w:szCs w:val="21"/>
        </w:rPr>
        <w:t>12 months</w:t>
      </w:r>
      <w:r>
        <w:rPr>
          <w:rFonts w:ascii="Calibri" w:eastAsia="Times New Roman" w:hAnsi="Calibri" w:cs="Calibri"/>
          <w:color w:val="222233"/>
          <w:sz w:val="21"/>
          <w:szCs w:val="21"/>
        </w:rPr>
        <w:t xml:space="preserve"> thereafter. STP may add to or amend the list at any time, and it takes effect on receipt. Founders1's relationships existing at the date of notification, and clause 3.6, remain unaffected.</w:t>
      </w:r>
    </w:p>
    <w:p w14:paraId="01A4B0D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6.3</w:t>
      </w:r>
      <w:r>
        <w:rPr>
          <w:rFonts w:ascii="Calibri" w:hAnsi="Calibri" w:cs="Calibri"/>
          <w:b/>
          <w:bCs/>
          <w:color w:val="222233"/>
          <w:sz w:val="21"/>
          <w:szCs w:val="21"/>
        </w:rPr>
        <w:t> </w:t>
      </w:r>
    </w:p>
    <w:p w14:paraId="2621D56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may add, change or discontinue procurement routes at any time, provided the service continues to meet Annex 1.</w:t>
      </w:r>
    </w:p>
    <w:p w14:paraId="7B0445A0" w14:textId="77777777" w:rsidR="00223A6C" w:rsidRDefault="00223A6C">
      <w:pPr>
        <w:pStyle w:val="berschrift2"/>
        <w:rPr>
          <w:rFonts w:eastAsia="Times New Roman"/>
        </w:rPr>
      </w:pPr>
      <w:bookmarkStart w:id="280" w:name="_Toc241436698"/>
      <w:bookmarkStart w:id="281" w:name="_Toc240374311"/>
      <w:r>
        <w:rPr>
          <w:rFonts w:eastAsia="Times New Roman"/>
        </w:rPr>
        <w:t>7 Ordering and performance</w:t>
      </w:r>
      <w:bookmarkEnd w:id="280"/>
      <w:bookmarkEnd w:id="281"/>
    </w:p>
    <w:p w14:paraId="6DF010D5"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7.1</w:t>
      </w:r>
      <w:r>
        <w:rPr>
          <w:rFonts w:ascii="Calibri" w:hAnsi="Calibri" w:cs="Calibri"/>
          <w:b/>
          <w:bCs/>
          <w:color w:val="222233"/>
          <w:sz w:val="21"/>
          <w:szCs w:val="21"/>
        </w:rPr>
        <w:t> </w:t>
      </w:r>
    </w:p>
    <w:p w14:paraId="2DC2ADC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Cases are placed and delivered as described in Annex 1. Procurement is </w:t>
      </w:r>
      <w:r>
        <w:rPr>
          <w:rStyle w:val="Fett"/>
          <w:rFonts w:ascii="Calibri" w:hAnsi="Calibri" w:cs="Calibri"/>
          <w:color w:val="222233"/>
          <w:sz w:val="21"/>
          <w:szCs w:val="21"/>
        </w:rPr>
        <w:t>asynchronous</w:t>
      </w:r>
      <w:r>
        <w:rPr>
          <w:rFonts w:ascii="Calibri" w:hAnsi="Calibri" w:cs="Calibri"/>
          <w:color w:val="222233"/>
          <w:sz w:val="21"/>
          <w:szCs w:val="21"/>
        </w:rPr>
        <w:t>; progress is reported per document kind.</w:t>
      </w:r>
    </w:p>
    <w:p w14:paraId="20922CAD"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7.2</w:t>
      </w:r>
      <w:r>
        <w:rPr>
          <w:rFonts w:ascii="Calibri" w:hAnsi="Calibri" w:cs="Calibri"/>
          <w:b/>
          <w:bCs/>
          <w:color w:val="222233"/>
          <w:sz w:val="21"/>
          <w:szCs w:val="21"/>
        </w:rPr>
        <w:t> </w:t>
      </w:r>
    </w:p>
    <w:p w14:paraId="22C899D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No fixed turnaround time is owed where a jurisdiction is served by a manual registry route. Expected ranges per jurisdiction are stated in Annex 2.3. Founders1 notifies STP where a Case materially exceeds the stated range.</w:t>
      </w:r>
    </w:p>
    <w:p w14:paraId="04C3121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7.3</w:t>
      </w:r>
      <w:r>
        <w:rPr>
          <w:rFonts w:ascii="Calibri" w:hAnsi="Calibri" w:cs="Calibri"/>
          <w:b/>
          <w:bCs/>
          <w:color w:val="222233"/>
          <w:sz w:val="21"/>
          <w:szCs w:val="21"/>
        </w:rPr>
        <w:t> </w:t>
      </w:r>
    </w:p>
    <w:p w14:paraId="4A99EAA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targets an API availability of </w:t>
      </w:r>
      <w:r>
        <w:rPr>
          <w:rStyle w:val="Fett"/>
          <w:rFonts w:ascii="Calibri" w:hAnsi="Calibri" w:cs="Calibri"/>
          <w:color w:val="222233"/>
          <w:sz w:val="21"/>
          <w:szCs w:val="21"/>
        </w:rPr>
        <w:t>99 % per calendar month</w:t>
      </w:r>
      <w:r>
        <w:rPr>
          <w:rFonts w:ascii="Calibri" w:hAnsi="Calibri" w:cs="Calibri"/>
          <w:color w:val="222233"/>
          <w:sz w:val="21"/>
          <w:szCs w:val="21"/>
        </w:rPr>
        <w:t>, excluding announced maintenance and unavailability of a register or route.</w:t>
      </w:r>
    </w:p>
    <w:p w14:paraId="0DCBCA8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7.4</w:t>
      </w:r>
      <w:r>
        <w:rPr>
          <w:rFonts w:ascii="Calibri" w:hAnsi="Calibri" w:cs="Calibri"/>
          <w:b/>
          <w:bCs/>
          <w:color w:val="222233"/>
          <w:sz w:val="21"/>
          <w:szCs w:val="21"/>
        </w:rPr>
        <w:t> </w:t>
      </w:r>
    </w:p>
    <w:p w14:paraId="5E25904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may decline or abort a Case where the register is unavailable, the jurisdiction or document kind is not covered, or the order would breach applicable law or sanctions (settlement: clause 8.7).</w:t>
      </w:r>
    </w:p>
    <w:p w14:paraId="621D01EE" w14:textId="77777777" w:rsidR="00223A6C" w:rsidRDefault="00223A6C">
      <w:pPr>
        <w:pStyle w:val="berschrift2"/>
        <w:rPr>
          <w:rFonts w:eastAsia="Times New Roman"/>
        </w:rPr>
      </w:pPr>
      <w:bookmarkStart w:id="282" w:name="_Toc241436699"/>
      <w:bookmarkStart w:id="283" w:name="_Toc240374312"/>
      <w:commentRangeStart w:id="284"/>
      <w:commentRangeStart w:id="285"/>
      <w:r>
        <w:rPr>
          <w:rFonts w:eastAsia="Times New Roman"/>
        </w:rPr>
        <w:t xml:space="preserve">8 </w:t>
      </w:r>
      <w:del w:id="286" w:author="Eckhard Ortwein" w:date="2026-09-27T21:24:00Z" w16du:dateUtc="2026-09-27T19:24:00Z">
        <w:r w:rsidR="00A31CFC" w:rsidRPr="0040708E">
          <w:rPr>
            <w:rFonts w:eastAsia="Times New Roman"/>
            <w:lang w:val="en-US"/>
          </w:rPr>
          <w:delText>Revenue share</w:delText>
        </w:r>
      </w:del>
      <w:ins w:id="287" w:author="Eckhard Ortwein" w:date="2026-09-27T21:24:00Z" w16du:dateUtc="2026-09-27T19:24:00Z">
        <w:r>
          <w:rPr>
            <w:rFonts w:eastAsia="Times New Roman"/>
          </w:rPr>
          <w:t>Prices</w:t>
        </w:r>
      </w:ins>
      <w:r>
        <w:rPr>
          <w:rFonts w:eastAsia="Times New Roman"/>
        </w:rPr>
        <w:t>, invoicing, price changes</w:t>
      </w:r>
      <w:bookmarkEnd w:id="282"/>
      <w:bookmarkEnd w:id="283"/>
      <w:commentRangeEnd w:id="284"/>
      <w:r w:rsidR="00DE1A3A">
        <w:rPr>
          <w:rStyle w:val="Kommentarzeichen"/>
          <w:rFonts w:eastAsia="Times New Roman"/>
          <w:sz w:val="24"/>
          <w:szCs w:val="24"/>
        </w:rPr>
        <w:commentReference w:id="284"/>
      </w:r>
      <w:commentRangeEnd w:id="285"/>
      <w:r w:rsidR="0083665F">
        <w:rPr>
          <w:rStyle w:val="Kommentarzeichen"/>
          <w:rFonts w:eastAsia="Times New Roman"/>
          <w:sz w:val="24"/>
          <w:szCs w:val="24"/>
        </w:rPr>
        <w:commentReference w:id="285"/>
      </w:r>
    </w:p>
    <w:p w14:paraId="0DDFF74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8.1</w:t>
      </w:r>
      <w:r>
        <w:rPr>
          <w:rFonts w:ascii="Calibri" w:hAnsi="Calibri" w:cs="Calibri"/>
          <w:b/>
          <w:bCs/>
          <w:color w:val="222233"/>
          <w:sz w:val="21"/>
          <w:szCs w:val="21"/>
        </w:rPr>
        <w:t> </w:t>
      </w:r>
    </w:p>
    <w:p w14:paraId="641D52C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STP sets its prices towards End Clients at its own discretion.</w:t>
      </w:r>
      <w:r>
        <w:rPr>
          <w:rFonts w:ascii="Calibri" w:eastAsia="Times New Roman" w:hAnsi="Calibri" w:cs="Calibri"/>
          <w:color w:val="222233"/>
          <w:sz w:val="21"/>
          <w:szCs w:val="21"/>
        </w:rPr>
        <w:t xml:space="preserve"> Founders1 does not prescribe an end-client price and does not publish one.</w:t>
      </w:r>
    </w:p>
    <w:p w14:paraId="53FC7D4B" w14:textId="77777777" w:rsidR="00223A6C" w:rsidRDefault="00223A6C">
      <w:pPr>
        <w:pStyle w:val="cl"/>
        <w:rPr>
          <w:rFonts w:ascii="Calibri" w:hAnsi="Calibri" w:cs="Calibri"/>
          <w:color w:val="222233"/>
          <w:sz w:val="21"/>
          <w:szCs w:val="21"/>
        </w:rPr>
      </w:pPr>
      <w:commentRangeStart w:id="288"/>
      <w:commentRangeStart w:id="289"/>
      <w:r>
        <w:rPr>
          <w:rFonts w:ascii="Calibri" w:hAnsi="Calibri" w:cs="Calibri"/>
          <w:b/>
          <w:bCs/>
          <w:color w:val="222233"/>
          <w:sz w:val="21"/>
          <w:szCs w:val="21"/>
        </w:rPr>
        <w:t>8.2</w:t>
      </w:r>
      <w:r>
        <w:rPr>
          <w:rFonts w:ascii="Calibri" w:hAnsi="Calibri" w:cs="Calibri"/>
          <w:b/>
          <w:bCs/>
          <w:color w:val="222233"/>
          <w:sz w:val="21"/>
          <w:szCs w:val="21"/>
        </w:rPr>
        <w:t> </w:t>
      </w:r>
    </w:p>
    <w:p w14:paraId="185F9584" w14:textId="77777777" w:rsidR="00223A6C" w:rsidRDefault="00A31CFC">
      <w:pPr>
        <w:rPr>
          <w:rFonts w:ascii="Calibri" w:eastAsia="Times New Roman" w:hAnsi="Calibri" w:cs="Calibri"/>
          <w:color w:val="222233"/>
          <w:sz w:val="21"/>
          <w:szCs w:val="21"/>
        </w:rPr>
      </w:pPr>
      <w:del w:id="290" w:author="Eckhard Ortwein" w:date="2026-09-27T21:24:00Z" w16du:dateUtc="2026-09-27T19:24:00Z">
        <w:r w:rsidRPr="0040708E">
          <w:rPr>
            <w:rStyle w:val="Fett"/>
            <w:rFonts w:ascii="Calibri" w:eastAsia="Times New Roman" w:hAnsi="Calibri" w:cs="Calibri"/>
            <w:color w:val="222233"/>
            <w:sz w:val="21"/>
            <w:szCs w:val="21"/>
            <w:lang w:val="en-US"/>
          </w:rPr>
          <w:delText>Revenue share.</w:delText>
        </w:r>
      </w:del>
      <w:ins w:id="291" w:author="Eckhard Ortwein" w:date="2026-09-27T21:24:00Z" w16du:dateUtc="2026-09-27T19:24:00Z">
        <w:r w:rsidR="00223A6C">
          <w:rPr>
            <w:rStyle w:val="Fett"/>
            <w:rFonts w:ascii="Calibri" w:eastAsia="Times New Roman" w:hAnsi="Calibri" w:cs="Calibri"/>
            <w:color w:val="222233"/>
            <w:sz w:val="21"/>
            <w:szCs w:val="21"/>
          </w:rPr>
          <w:t>Price per Case.</w:t>
        </w:r>
      </w:ins>
      <w:r w:rsidR="00223A6C">
        <w:rPr>
          <w:rFonts w:ascii="Calibri" w:eastAsia="Times New Roman" w:hAnsi="Calibri" w:cs="Calibri"/>
          <w:color w:val="222233"/>
          <w:sz w:val="21"/>
          <w:szCs w:val="21"/>
        </w:rPr>
        <w:t xml:space="preserve"> For every Case, </w:t>
      </w:r>
      <w:del w:id="292" w:author="Eckhard Ortwein" w:date="2026-09-27T21:24:00Z" w16du:dateUtc="2026-09-27T19:24:00Z">
        <w:r w:rsidRPr="0040708E">
          <w:rPr>
            <w:rFonts w:ascii="Calibri" w:eastAsia="Times New Roman" w:hAnsi="Calibri" w:cs="Calibri"/>
            <w:color w:val="222233"/>
            <w:sz w:val="21"/>
            <w:szCs w:val="21"/>
            <w:lang w:val="en-US"/>
          </w:rPr>
          <w:delText xml:space="preserve">the </w:delText>
        </w:r>
        <w:r w:rsidRPr="0040708E">
          <w:rPr>
            <w:rStyle w:val="Hervorhebung"/>
            <w:rFonts w:ascii="Calibri" w:eastAsia="Times New Roman" w:hAnsi="Calibri" w:cs="Calibri"/>
            <w:color w:val="222233"/>
            <w:sz w:val="21"/>
            <w:szCs w:val="21"/>
            <w:lang w:val="en-US"/>
          </w:rPr>
          <w:delText>Net Amount</w:delText>
        </w:r>
        <w:r w:rsidRPr="0040708E">
          <w:rPr>
            <w:rFonts w:ascii="Calibri" w:eastAsia="Times New Roman" w:hAnsi="Calibri" w:cs="Calibri"/>
            <w:color w:val="222233"/>
            <w:sz w:val="21"/>
            <w:szCs w:val="21"/>
            <w:lang w:val="en-US"/>
          </w:rPr>
          <w:delText xml:space="preserve"> is the amount STP invoices to the End Client for that Case — net of VAT and of documented credits and refunds — </w:delText>
        </w:r>
        <w:r w:rsidRPr="0040708E">
          <w:rPr>
            <w:rStyle w:val="Fett"/>
            <w:rFonts w:ascii="Calibri" w:eastAsia="Times New Roman" w:hAnsi="Calibri" w:cs="Calibri"/>
            <w:color w:val="222233"/>
            <w:sz w:val="21"/>
            <w:szCs w:val="21"/>
            <w:lang w:val="en-US"/>
          </w:rPr>
          <w:delText xml:space="preserve">less </w:delText>
        </w:r>
      </w:del>
      <w:ins w:id="293" w:author="Eckhard Ortwein" w:date="2026-09-27T21:24:00Z" w16du:dateUtc="2026-09-27T19:24:00Z">
        <w:r w:rsidR="00223A6C">
          <w:rPr>
            <w:rFonts w:ascii="Calibri" w:eastAsia="Times New Roman" w:hAnsi="Calibri" w:cs="Calibri"/>
            <w:color w:val="222233"/>
            <w:sz w:val="21"/>
            <w:szCs w:val="21"/>
          </w:rPr>
          <w:t xml:space="preserve">STP pays </w:t>
        </w:r>
      </w:ins>
      <w:r w:rsidR="00223A6C">
        <w:rPr>
          <w:rFonts w:ascii="Calibri" w:eastAsia="Times New Roman" w:hAnsi="Calibri" w:cs="Calibri"/>
          <w:color w:val="222233"/>
          <w:sz w:val="21"/>
          <w:szCs w:val="21"/>
        </w:rPr>
        <w:t>the procurement cost for that jurisdiction under Annex 2.1</w:t>
      </w:r>
      <w:del w:id="294" w:author="Eckhard Ortwein" w:date="2026-09-27T21:24:00Z" w16du:dateUtc="2026-09-27T19:24:00Z">
        <w:r w:rsidRPr="0040708E">
          <w:rPr>
            <w:rFonts w:ascii="Calibri" w:eastAsia="Times New Roman" w:hAnsi="Calibri" w:cs="Calibri"/>
            <w:color w:val="222233"/>
            <w:sz w:val="21"/>
            <w:szCs w:val="21"/>
            <w:lang w:val="en-US"/>
          </w:rPr>
          <w:delText>. STP pays Founders1 that procurement cost</w:delText>
        </w:r>
      </w:del>
      <w:r w:rsidR="00223A6C">
        <w:rPr>
          <w:rFonts w:ascii="Calibri" w:eastAsia="Times New Roman" w:hAnsi="Calibri" w:cs="Calibri"/>
          <w:color w:val="222233"/>
          <w:sz w:val="21"/>
          <w:szCs w:val="21"/>
        </w:rPr>
        <w:t xml:space="preserve"> </w:t>
      </w:r>
      <w:r w:rsidR="00223A6C">
        <w:rPr>
          <w:rStyle w:val="Fett"/>
          <w:rFonts w:ascii="Calibri" w:eastAsia="Times New Roman" w:hAnsi="Calibri" w:cs="Calibri"/>
          <w:color w:val="222233"/>
          <w:sz w:val="21"/>
          <w:szCs w:val="21"/>
        </w:rPr>
        <w:t xml:space="preserve">plus </w:t>
      </w:r>
      <w:ins w:id="295" w:author="Eckhard Ortwein" w:date="2026-09-27T21:24:00Z" w16du:dateUtc="2026-09-27T19:24:00Z">
        <w:r w:rsidR="00223A6C">
          <w:rPr>
            <w:rStyle w:val="Fett"/>
            <w:rFonts w:ascii="Calibri" w:eastAsia="Times New Roman" w:hAnsi="Calibri" w:cs="Calibri"/>
            <w:color w:val="222233"/>
            <w:sz w:val="21"/>
            <w:szCs w:val="21"/>
          </w:rPr>
          <w:t>a fixed fee of EUR 7,</w:t>
        </w:r>
      </w:ins>
      <w:r w:rsidR="00223A6C">
        <w:rPr>
          <w:rStyle w:val="Fett"/>
          <w:rFonts w:ascii="Calibri" w:eastAsia="Times New Roman" w:hAnsi="Calibri" w:cs="Calibri"/>
          <w:color w:val="222233"/>
          <w:sz w:val="21"/>
          <w:szCs w:val="21"/>
        </w:rPr>
        <w:t>50</w:t>
      </w:r>
      <w:del w:id="296" w:author="Eckhard Ortwein" w:date="2026-09-27T21:24:00Z" w16du:dateUtc="2026-09-27T19:24:00Z">
        <w:r w:rsidRPr="0040708E">
          <w:rPr>
            <w:rStyle w:val="Fett"/>
            <w:rFonts w:ascii="Calibri" w:eastAsia="Times New Roman" w:hAnsi="Calibri" w:cs="Calibri"/>
            <w:color w:val="222233"/>
            <w:sz w:val="21"/>
            <w:szCs w:val="21"/>
            <w:lang w:val="en-US"/>
          </w:rPr>
          <w:delText> % of the Net Amount</w:delText>
        </w:r>
        <w:r w:rsidRPr="0040708E">
          <w:rPr>
            <w:rFonts w:ascii="Calibri" w:eastAsia="Times New Roman" w:hAnsi="Calibri" w:cs="Calibri"/>
            <w:color w:val="222233"/>
            <w:sz w:val="21"/>
            <w:szCs w:val="21"/>
            <w:lang w:val="en-US"/>
          </w:rPr>
          <w:delText>, and retains the other 50 %.</w:delText>
        </w:r>
      </w:del>
      <w:ins w:id="297" w:author="Eckhard Ortwein" w:date="2026-09-27T21:24:00Z" w16du:dateUtc="2026-09-27T19:24:00Z">
        <w:r w:rsidR="00223A6C">
          <w:rPr>
            <w:rFonts w:ascii="Calibri" w:eastAsia="Times New Roman" w:hAnsi="Calibri" w:cs="Calibri"/>
            <w:color w:val="222233"/>
            <w:sz w:val="21"/>
            <w:szCs w:val="21"/>
          </w:rPr>
          <w:t xml:space="preserve"> (the </w:t>
        </w:r>
        <w:r w:rsidR="00223A6C">
          <w:rPr>
            <w:rStyle w:val="Hervorhebung"/>
            <w:rFonts w:ascii="Calibri" w:eastAsia="Times New Roman" w:hAnsi="Calibri" w:cs="Calibri"/>
            <w:color w:val="222233"/>
            <w:sz w:val="21"/>
            <w:szCs w:val="21"/>
          </w:rPr>
          <w:t>Fixed Fee</w:t>
        </w:r>
        <w:r w:rsidR="00223A6C">
          <w:rPr>
            <w:rFonts w:ascii="Calibri" w:eastAsia="Times New Roman" w:hAnsi="Calibri" w:cs="Calibri"/>
            <w:color w:val="222233"/>
            <w:sz w:val="21"/>
            <w:szCs w:val="21"/>
          </w:rPr>
          <w:t>).</w:t>
        </w:r>
      </w:ins>
      <w:r w:rsidR="00223A6C">
        <w:rPr>
          <w:rFonts w:ascii="Calibri" w:eastAsia="Times New Roman" w:hAnsi="Calibri" w:cs="Calibri"/>
          <w:color w:val="222233"/>
          <w:sz w:val="21"/>
          <w:szCs w:val="21"/>
        </w:rPr>
        <w:t xml:space="preserve"> The </w:t>
      </w:r>
      <w:del w:id="298" w:author="Eckhard Ortwein" w:date="2026-09-27T21:24:00Z" w16du:dateUtc="2026-09-27T19:24:00Z">
        <w:r w:rsidRPr="0040708E">
          <w:rPr>
            <w:rFonts w:ascii="Calibri" w:eastAsia="Times New Roman" w:hAnsi="Calibri" w:cs="Calibri"/>
            <w:color w:val="222233"/>
            <w:sz w:val="21"/>
            <w:szCs w:val="21"/>
            <w:lang w:val="en-US"/>
          </w:rPr>
          <w:delText xml:space="preserve">procurement cost is thus borne by the </w:delText>
        </w:r>
      </w:del>
      <w:ins w:id="299" w:author="Eckhard Ortwein" w:date="2026-09-27T21:24:00Z" w16du:dateUtc="2026-09-27T19:24:00Z">
        <w:r w:rsidR="00223A6C">
          <w:rPr>
            <w:rFonts w:ascii="Calibri" w:eastAsia="Times New Roman" w:hAnsi="Calibri" w:cs="Calibri"/>
            <w:color w:val="222233"/>
            <w:sz w:val="21"/>
            <w:szCs w:val="21"/>
          </w:rPr>
          <w:t xml:space="preserve">Fixed Fee is the same in every tier. The resulting price per </w:t>
        </w:r>
      </w:ins>
      <w:r w:rsidR="00223A6C">
        <w:rPr>
          <w:rFonts w:ascii="Calibri" w:eastAsia="Times New Roman" w:hAnsi="Calibri" w:cs="Calibri"/>
          <w:color w:val="222233"/>
          <w:sz w:val="21"/>
          <w:szCs w:val="21"/>
        </w:rPr>
        <w:t xml:space="preserve">Case </w:t>
      </w:r>
      <w:del w:id="300" w:author="Eckhard Ortwein" w:date="2026-09-27T21:24:00Z" w16du:dateUtc="2026-09-27T19:24:00Z">
        <w:r w:rsidRPr="0040708E">
          <w:rPr>
            <w:rFonts w:ascii="Calibri" w:eastAsia="Times New Roman" w:hAnsi="Calibri" w:cs="Calibri"/>
            <w:color w:val="222233"/>
            <w:sz w:val="21"/>
            <w:szCs w:val="21"/>
            <w:lang w:val="en-US"/>
          </w:rPr>
          <w:delText>before the parties share what it earns, and each party carries half of it</w:delText>
        </w:r>
      </w:del>
      <w:ins w:id="301" w:author="Eckhard Ortwein" w:date="2026-09-27T21:24:00Z" w16du:dateUtc="2026-09-27T19:24:00Z">
        <w:r w:rsidR="00223A6C">
          <w:rPr>
            <w:rFonts w:ascii="Calibri" w:eastAsia="Times New Roman" w:hAnsi="Calibri" w:cs="Calibri"/>
            <w:color w:val="222233"/>
            <w:sz w:val="21"/>
            <w:szCs w:val="21"/>
          </w:rPr>
          <w:t>is set out in Annex 2.1</w:t>
        </w:r>
      </w:ins>
      <w:r w:rsidR="00223A6C">
        <w:rPr>
          <w:rFonts w:ascii="Calibri" w:eastAsia="Times New Roman" w:hAnsi="Calibri" w:cs="Calibri"/>
          <w:color w:val="222233"/>
          <w:sz w:val="21"/>
          <w:szCs w:val="21"/>
        </w:rPr>
        <w:t>.</w:t>
      </w:r>
      <w:commentRangeEnd w:id="288"/>
      <w:r w:rsidR="007C410B">
        <w:rPr>
          <w:rStyle w:val="Kommentarzeichen"/>
          <w:rFonts w:ascii="Calibri" w:eastAsia="Times New Roman" w:hAnsi="Calibri" w:cs="Calibri"/>
          <w:color w:val="222233"/>
          <w:sz w:val="21"/>
          <w:szCs w:val="21"/>
        </w:rPr>
        <w:commentReference w:id="288"/>
      </w:r>
      <w:commentRangeEnd w:id="289"/>
      <w:r w:rsidR="0083665F">
        <w:rPr>
          <w:rStyle w:val="Kommentarzeichen"/>
          <w:rFonts w:ascii="Calibri" w:eastAsia="Times New Roman" w:hAnsi="Calibri" w:cs="Calibri"/>
          <w:color w:val="222233"/>
          <w:sz w:val="21"/>
          <w:szCs w:val="21"/>
        </w:rPr>
        <w:commentReference w:id="289"/>
      </w:r>
    </w:p>
    <w:p w14:paraId="25F7B8A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8.3</w:t>
      </w:r>
      <w:r>
        <w:rPr>
          <w:rFonts w:ascii="Calibri" w:hAnsi="Calibri" w:cs="Calibri"/>
          <w:b/>
          <w:bCs/>
          <w:color w:val="222233"/>
          <w:sz w:val="21"/>
          <w:szCs w:val="21"/>
        </w:rPr>
        <w:t> </w:t>
      </w:r>
    </w:p>
    <w:p w14:paraId="4A663E7B" w14:textId="77777777" w:rsidR="00A31CFC" w:rsidRPr="0040708E" w:rsidRDefault="00A31CFC">
      <w:pPr>
        <w:rPr>
          <w:del w:id="302" w:author="Eckhard Ortwein" w:date="2026-09-27T21:24:00Z" w16du:dateUtc="2026-09-27T19:24:00Z"/>
          <w:rFonts w:ascii="Calibri" w:eastAsia="Times New Roman" w:hAnsi="Calibri" w:cs="Calibri"/>
          <w:color w:val="222233"/>
          <w:sz w:val="21"/>
          <w:szCs w:val="21"/>
          <w:lang w:val="en-US"/>
        </w:rPr>
      </w:pPr>
      <w:del w:id="303" w:author="Eckhard Ortwein" w:date="2026-09-27T21:24:00Z" w16du:dateUtc="2026-09-27T19:24:00Z">
        <w:r w:rsidRPr="0040708E">
          <w:rPr>
            <w:rStyle w:val="Fett"/>
            <w:rFonts w:ascii="Calibri" w:eastAsia="Times New Roman" w:hAnsi="Calibri" w:cs="Calibri"/>
            <w:color w:val="222233"/>
            <w:sz w:val="21"/>
            <w:szCs w:val="21"/>
            <w:lang w:val="en-US"/>
          </w:rPr>
          <w:delText>Floor.</w:delText>
        </w:r>
        <w:r w:rsidRPr="0040708E">
          <w:rPr>
            <w:rFonts w:ascii="Calibri" w:eastAsia="Times New Roman" w:hAnsi="Calibri" w:cs="Calibri"/>
            <w:color w:val="222233"/>
            <w:sz w:val="21"/>
            <w:szCs w:val="21"/>
            <w:lang w:val="en-US"/>
          </w:rPr>
          <w:delText xml:space="preserve"> Where the amount STP invoices to the End Client for a Case does not exceed the procurement cost for that jurisdiction, STP pays Founders1 that procurement cost and no share arises under clause 8.2. No Case is settled below cost, and in no event does Founders1 owe STP a share.</w:delText>
        </w:r>
      </w:del>
    </w:p>
    <w:p w14:paraId="2B74A8E1" w14:textId="77777777" w:rsidR="00223A6C" w:rsidRDefault="00223A6C">
      <w:pPr>
        <w:rPr>
          <w:ins w:id="304" w:author="Eckhard Ortwein" w:date="2026-09-27T21:24:00Z" w16du:dateUtc="2026-09-27T19:24:00Z"/>
          <w:rFonts w:ascii="Calibri" w:eastAsia="Times New Roman" w:hAnsi="Calibri" w:cs="Calibri"/>
          <w:color w:val="222233"/>
          <w:sz w:val="21"/>
          <w:szCs w:val="21"/>
        </w:rPr>
      </w:pPr>
      <w:ins w:id="305" w:author="Eckhard Ortwein" w:date="2026-09-27T21:24:00Z" w16du:dateUtc="2026-09-27T19:24:00Z">
        <w:r>
          <w:rPr>
            <w:rStyle w:val="Hervorhebung"/>
            <w:rFonts w:ascii="Calibri" w:eastAsia="Times New Roman" w:hAnsi="Calibri" w:cs="Calibri"/>
            <w:color w:val="222233"/>
            <w:sz w:val="21"/>
            <w:szCs w:val="21"/>
          </w:rPr>
          <w:t>(deleted)</w:t>
        </w:r>
      </w:ins>
    </w:p>
    <w:p w14:paraId="357F860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8.4</w:t>
      </w:r>
      <w:r>
        <w:rPr>
          <w:rFonts w:ascii="Calibri" w:hAnsi="Calibri" w:cs="Calibri"/>
          <w:b/>
          <w:bCs/>
          <w:color w:val="222233"/>
          <w:sz w:val="21"/>
          <w:szCs w:val="21"/>
        </w:rPr>
        <w:t> </w:t>
      </w:r>
    </w:p>
    <w:p w14:paraId="78455630" w14:textId="77777777" w:rsidR="00223A6C" w:rsidRDefault="00223A6C">
      <w:pPr>
        <w:rPr>
          <w:rFonts w:ascii="Calibri" w:eastAsia="Times New Roman" w:hAnsi="Calibri" w:cs="Calibri"/>
          <w:color w:val="222233"/>
          <w:sz w:val="21"/>
          <w:szCs w:val="21"/>
        </w:rPr>
      </w:pPr>
      <w:commentRangeStart w:id="306"/>
      <w:commentRangeStart w:id="307"/>
      <w:r>
        <w:rPr>
          <w:rStyle w:val="Fett"/>
          <w:rFonts w:ascii="Calibri" w:eastAsia="Times New Roman" w:hAnsi="Calibri" w:cs="Calibri"/>
          <w:color w:val="222233"/>
          <w:sz w:val="21"/>
          <w:szCs w:val="21"/>
        </w:rPr>
        <w:t>Minimum.</w:t>
      </w:r>
      <w:r>
        <w:rPr>
          <w:rFonts w:ascii="Calibri" w:eastAsia="Times New Roman" w:hAnsi="Calibri" w:cs="Calibri"/>
          <w:color w:val="222233"/>
          <w:sz w:val="21"/>
          <w:szCs w:val="21"/>
        </w:rPr>
        <w:t xml:space="preserve"> </w:t>
      </w:r>
      <w:del w:id="308" w:author="Eckhard Ortwein" w:date="2026-09-27T21:24:00Z" w16du:dateUtc="2026-09-27T19:24:00Z">
        <w:r w:rsidR="00A31CFC" w:rsidRPr="0040708E">
          <w:rPr>
            <w:rFonts w:ascii="Calibri" w:eastAsia="Times New Roman" w:hAnsi="Calibri" w:cs="Calibri"/>
            <w:color w:val="222233"/>
            <w:sz w:val="21"/>
            <w:szCs w:val="21"/>
            <w:lang w:val="en-US"/>
          </w:rPr>
          <w:delText xml:space="preserve">Founders1's </w:delText>
        </w:r>
        <w:r w:rsidR="00A31CFC" w:rsidRPr="0040708E">
          <w:rPr>
            <w:rStyle w:val="Fett"/>
            <w:rFonts w:ascii="Calibri" w:eastAsia="Times New Roman" w:hAnsi="Calibri" w:cs="Calibri"/>
            <w:color w:val="222233"/>
            <w:sz w:val="21"/>
            <w:szCs w:val="21"/>
            <w:lang w:val="en-US"/>
          </w:rPr>
          <w:delText>share</w:delText>
        </w:r>
        <w:r w:rsidR="00A31CFC" w:rsidRPr="0040708E">
          <w:rPr>
            <w:rFonts w:ascii="Calibri" w:eastAsia="Times New Roman" w:hAnsi="Calibri" w:cs="Calibri"/>
            <w:color w:val="222233"/>
            <w:sz w:val="21"/>
            <w:szCs w:val="21"/>
            <w:lang w:val="en-US"/>
          </w:rPr>
          <w:delText xml:space="preserve"> — the amounts</w:delText>
        </w:r>
      </w:del>
      <w:ins w:id="309" w:author="Eckhard Ortwein" w:date="2026-09-27T21:24:00Z" w16du:dateUtc="2026-09-27T19:24:00Z">
        <w:r>
          <w:rPr>
            <w:rFonts w:ascii="Calibri" w:eastAsia="Times New Roman" w:hAnsi="Calibri" w:cs="Calibri"/>
            <w:color w:val="222233"/>
            <w:sz w:val="21"/>
            <w:szCs w:val="21"/>
          </w:rPr>
          <w:t>The Fixed Fees</w:t>
        </w:r>
      </w:ins>
      <w:r>
        <w:rPr>
          <w:rFonts w:ascii="Calibri" w:eastAsia="Times New Roman" w:hAnsi="Calibri" w:cs="Calibri"/>
          <w:color w:val="222233"/>
          <w:sz w:val="21"/>
          <w:szCs w:val="21"/>
        </w:rPr>
        <w:t xml:space="preserve"> payable </w:t>
      </w:r>
      <w:del w:id="310" w:author="Eckhard Ortwein" w:date="2026-09-27T21:24:00Z" w16du:dateUtc="2026-09-27T19:24:00Z">
        <w:r w:rsidR="00A31CFC" w:rsidRPr="0040708E">
          <w:rPr>
            <w:rFonts w:ascii="Calibri" w:eastAsia="Times New Roman" w:hAnsi="Calibri" w:cs="Calibri"/>
            <w:color w:val="222233"/>
            <w:sz w:val="21"/>
            <w:szCs w:val="21"/>
            <w:lang w:val="en-US"/>
          </w:rPr>
          <w:delText>to it under clauses 8.2 and 8.3 less the procurement cost reimbursed in them — totals</w:delText>
        </w:r>
      </w:del>
      <w:ins w:id="311" w:author="Eckhard Ortwein" w:date="2026-09-27T21:24:00Z" w16du:dateUtc="2026-09-27T19:24:00Z">
        <w:r>
          <w:rPr>
            <w:rFonts w:ascii="Calibri" w:eastAsia="Times New Roman" w:hAnsi="Calibri" w:cs="Calibri"/>
            <w:color w:val="222233"/>
            <w:sz w:val="21"/>
            <w:szCs w:val="21"/>
          </w:rPr>
          <w:t>for a calendar month total</w:t>
        </w:r>
      </w:ins>
      <w:r>
        <w:rPr>
          <w:rFonts w:ascii="Calibri" w:eastAsia="Times New Roman" w:hAnsi="Calibri" w:cs="Calibri"/>
          <w:color w:val="222233"/>
          <w:sz w:val="21"/>
          <w:szCs w:val="21"/>
        </w:rPr>
        <w:t xml:space="preserve"> at least </w:t>
      </w:r>
      <w:r>
        <w:rPr>
          <w:rStyle w:val="Fett"/>
          <w:rFonts w:ascii="Calibri" w:eastAsia="Times New Roman" w:hAnsi="Calibri" w:cs="Calibri"/>
          <w:color w:val="222233"/>
          <w:sz w:val="21"/>
          <w:szCs w:val="21"/>
        </w:rPr>
        <w:t xml:space="preserve">EUR 750 </w:t>
      </w:r>
      <w:del w:id="312" w:author="Eckhard Ortwein" w:date="2026-09-27T21:24:00Z" w16du:dateUtc="2026-09-27T19:24:00Z">
        <w:r w:rsidR="00A31CFC" w:rsidRPr="0040708E">
          <w:rPr>
            <w:rStyle w:val="Fett"/>
            <w:rFonts w:ascii="Calibri" w:eastAsia="Times New Roman" w:hAnsi="Calibri" w:cs="Calibri"/>
            <w:color w:val="222233"/>
            <w:sz w:val="21"/>
            <w:szCs w:val="21"/>
            <w:lang w:val="en-US"/>
          </w:rPr>
          <w:delText xml:space="preserve">per month </w:delText>
        </w:r>
      </w:del>
      <w:r>
        <w:rPr>
          <w:rStyle w:val="Fett"/>
          <w:rFonts w:ascii="Calibri" w:eastAsia="Times New Roman" w:hAnsi="Calibri" w:cs="Calibri"/>
          <w:color w:val="222233"/>
          <w:sz w:val="21"/>
          <w:szCs w:val="21"/>
        </w:rPr>
        <w:t>for</w:t>
      </w:r>
      <w:ins w:id="313" w:author="Eckhard Ortwein" w:date="2026-09-27T21:24:00Z" w16du:dateUtc="2026-09-27T19:24:00Z">
        <w:r>
          <w:rPr>
            <w:rStyle w:val="Fett"/>
            <w:rFonts w:ascii="Calibri" w:eastAsia="Times New Roman" w:hAnsi="Calibri" w:cs="Calibri"/>
            <w:color w:val="222233"/>
            <w:sz w:val="21"/>
            <w:szCs w:val="21"/>
          </w:rPr>
          <w:t xml:space="preserve"> each of</w:t>
        </w:r>
      </w:ins>
      <w:r>
        <w:rPr>
          <w:rStyle w:val="Fett"/>
          <w:rFonts w:ascii="Calibri" w:eastAsia="Times New Roman" w:hAnsi="Calibri" w:cs="Calibri"/>
          <w:color w:val="222233"/>
          <w:sz w:val="21"/>
          <w:szCs w:val="21"/>
        </w:rPr>
        <w:t xml:space="preserve"> the first three full months</w:t>
      </w:r>
      <w:r>
        <w:rPr>
          <w:rFonts w:ascii="Calibri" w:eastAsia="Times New Roman" w:hAnsi="Calibri" w:cs="Calibri"/>
          <w:color w:val="222233"/>
          <w:sz w:val="21"/>
          <w:szCs w:val="21"/>
        </w:rPr>
        <w:t xml:space="preserve"> after the effective date, and </w:t>
      </w:r>
      <w:r>
        <w:rPr>
          <w:rStyle w:val="Fett"/>
          <w:rFonts w:ascii="Calibri" w:eastAsia="Times New Roman" w:hAnsi="Calibri" w:cs="Calibri"/>
          <w:color w:val="222233"/>
          <w:sz w:val="21"/>
          <w:szCs w:val="21"/>
        </w:rPr>
        <w:t>EUR 1.500 per month</w:t>
      </w:r>
      <w:r>
        <w:rPr>
          <w:rFonts w:ascii="Calibri" w:eastAsia="Times New Roman" w:hAnsi="Calibri" w:cs="Calibri"/>
          <w:color w:val="222233"/>
          <w:sz w:val="21"/>
          <w:szCs w:val="21"/>
        </w:rPr>
        <w:t xml:space="preserve"> thereafter.</w:t>
      </w:r>
      <w:ins w:id="314" w:author="Eckhard Ortwein" w:date="2026-09-27T21:24:00Z" w16du:dateUtc="2026-09-27T19:24:00Z">
        <w:r>
          <w:rPr>
            <w:rFonts w:ascii="Calibri" w:eastAsia="Times New Roman" w:hAnsi="Calibri" w:cs="Calibri"/>
            <w:color w:val="222233"/>
            <w:sz w:val="21"/>
            <w:szCs w:val="21"/>
          </w:rPr>
          <w:t xml:space="preserve"> Where they fall short, STP pays the difference in addition to the prices due for that month; where they reach the minimum, nothing further is owed.</w:t>
        </w:r>
      </w:ins>
      <w:r>
        <w:rPr>
          <w:rFonts w:ascii="Calibri" w:eastAsia="Times New Roman" w:hAnsi="Calibri" w:cs="Calibri"/>
          <w:color w:val="222233"/>
          <w:sz w:val="21"/>
          <w:szCs w:val="21"/>
        </w:rPr>
        <w:t xml:space="preserve"> No minimum accrues for a partial first month. Any shortfall is invoiced with the following month.</w:t>
      </w:r>
      <w:commentRangeEnd w:id="306"/>
      <w:r w:rsidR="00DE1A3A">
        <w:rPr>
          <w:rStyle w:val="Kommentarzeichen"/>
          <w:rFonts w:ascii="Calibri" w:eastAsia="Times New Roman" w:hAnsi="Calibri" w:cs="Calibri"/>
          <w:color w:val="222233"/>
          <w:sz w:val="21"/>
          <w:szCs w:val="21"/>
        </w:rPr>
        <w:commentReference w:id="306"/>
      </w:r>
      <w:commentRangeEnd w:id="307"/>
      <w:r w:rsidR="0083665F">
        <w:rPr>
          <w:rStyle w:val="Kommentarzeichen"/>
          <w:rFonts w:ascii="Calibri" w:eastAsia="Times New Roman" w:hAnsi="Calibri" w:cs="Calibri"/>
          <w:color w:val="222233"/>
          <w:sz w:val="21"/>
          <w:szCs w:val="21"/>
        </w:rPr>
        <w:commentReference w:id="307"/>
      </w:r>
    </w:p>
    <w:p w14:paraId="1708709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8.5</w:t>
      </w:r>
      <w:r>
        <w:rPr>
          <w:rFonts w:ascii="Calibri" w:hAnsi="Calibri" w:cs="Calibri"/>
          <w:b/>
          <w:bCs/>
          <w:color w:val="222233"/>
          <w:sz w:val="21"/>
          <w:szCs w:val="21"/>
        </w:rPr>
        <w:t> </w:t>
      </w:r>
    </w:p>
    <w:p w14:paraId="39D51692" w14:textId="77777777" w:rsidR="00223A6C" w:rsidRDefault="00A31CFC">
      <w:pPr>
        <w:rPr>
          <w:rFonts w:ascii="Calibri" w:eastAsia="Times New Roman" w:hAnsi="Calibri" w:cs="Calibri"/>
          <w:color w:val="222233"/>
          <w:sz w:val="21"/>
          <w:szCs w:val="21"/>
        </w:rPr>
      </w:pPr>
      <w:del w:id="315" w:author="Eckhard Ortwein" w:date="2026-09-27T21:24:00Z" w16du:dateUtc="2026-09-27T19:24:00Z">
        <w:r w:rsidRPr="0040708E">
          <w:rPr>
            <w:rStyle w:val="Fett"/>
            <w:rFonts w:ascii="Calibri" w:eastAsia="Times New Roman" w:hAnsi="Calibri" w:cs="Calibri"/>
            <w:color w:val="222233"/>
            <w:sz w:val="21"/>
            <w:szCs w:val="21"/>
            <w:lang w:val="en-US"/>
          </w:rPr>
          <w:delText>Reporting and invoicing.</w:delText>
        </w:r>
        <w:r w:rsidRPr="0040708E">
          <w:rPr>
            <w:rFonts w:ascii="Calibri" w:eastAsia="Times New Roman" w:hAnsi="Calibri" w:cs="Calibri"/>
            <w:color w:val="222233"/>
            <w:sz w:val="21"/>
            <w:szCs w:val="21"/>
            <w:lang w:val="en-US"/>
          </w:rPr>
          <w:delText xml:space="preserve"> STP reports monthly, per Case, the amount invoiced to the End Client. STP may identify the End Client by its own reference rather than by name; Founders1 does not require End Client identities for settlement.</w:delText>
        </w:r>
      </w:del>
      <w:ins w:id="316" w:author="Eckhard Ortwein" w:date="2026-09-27T21:24:00Z" w16du:dateUtc="2026-09-27T19:24:00Z">
        <w:r w:rsidR="00223A6C">
          <w:rPr>
            <w:rStyle w:val="Fett"/>
            <w:rFonts w:ascii="Calibri" w:eastAsia="Times New Roman" w:hAnsi="Calibri" w:cs="Calibri"/>
            <w:color w:val="222233"/>
            <w:sz w:val="21"/>
            <w:szCs w:val="21"/>
          </w:rPr>
          <w:t>Invoicing.</w:t>
        </w:r>
      </w:ins>
      <w:r w:rsidR="00223A6C">
        <w:rPr>
          <w:rFonts w:ascii="Calibri" w:eastAsia="Times New Roman" w:hAnsi="Calibri" w:cs="Calibri"/>
          <w:color w:val="222233"/>
          <w:sz w:val="21"/>
          <w:szCs w:val="21"/>
        </w:rPr>
        <w:t xml:space="preserve"> Founders1 invoices monthly in arrears</w:t>
      </w:r>
      <w:del w:id="317" w:author="Eckhard Ortwein" w:date="2026-09-27T21:24:00Z" w16du:dateUtc="2026-09-27T19:24:00Z">
        <w:r w:rsidRPr="0040708E">
          <w:rPr>
            <w:rFonts w:ascii="Calibri" w:eastAsia="Times New Roman" w:hAnsi="Calibri" w:cs="Calibri"/>
            <w:color w:val="222233"/>
            <w:sz w:val="21"/>
            <w:szCs w:val="21"/>
            <w:lang w:val="en-US"/>
          </w:rPr>
          <w:delText xml:space="preserve"> on that basis</w:delText>
        </w:r>
      </w:del>
      <w:r w:rsidR="00223A6C">
        <w:rPr>
          <w:rFonts w:ascii="Calibri" w:eastAsia="Times New Roman" w:hAnsi="Calibri" w:cs="Calibri"/>
          <w:color w:val="222233"/>
          <w:sz w:val="21"/>
          <w:szCs w:val="21"/>
        </w:rPr>
        <w:t>, itemised per Case</w:t>
      </w:r>
      <w:del w:id="318" w:author="Eckhard Ortwein" w:date="2026-09-27T21:24:00Z" w16du:dateUtc="2026-09-27T19:24:00Z">
        <w:r w:rsidRPr="0040708E">
          <w:rPr>
            <w:rFonts w:ascii="Calibri" w:eastAsia="Times New Roman" w:hAnsi="Calibri" w:cs="Calibri"/>
            <w:color w:val="222233"/>
            <w:sz w:val="21"/>
            <w:szCs w:val="21"/>
            <w:lang w:val="en-US"/>
          </w:rPr>
          <w:delText>.</w:delText>
        </w:r>
      </w:del>
      <w:ins w:id="319" w:author="Eckhard Ortwein" w:date="2026-09-27T21:24:00Z" w16du:dateUtc="2026-09-27T19:24:00Z">
        <w:r w:rsidR="00223A6C">
          <w:rPr>
            <w:rFonts w:ascii="Calibri" w:eastAsia="Times New Roman" w:hAnsi="Calibri" w:cs="Calibri"/>
            <w:color w:val="222233"/>
            <w:sz w:val="21"/>
            <w:szCs w:val="21"/>
          </w:rPr>
          <w:t xml:space="preserve"> by STP's own reference. STP does not report the prices it charges its End Clients.</w:t>
        </w:r>
      </w:ins>
      <w:r w:rsidR="00223A6C">
        <w:rPr>
          <w:rFonts w:ascii="Calibri" w:eastAsia="Times New Roman" w:hAnsi="Calibri" w:cs="Calibri"/>
          <w:color w:val="222233"/>
          <w:sz w:val="21"/>
          <w:szCs w:val="21"/>
        </w:rPr>
        <w:t xml:space="preserve"> Payment is due </w:t>
      </w:r>
      <w:r w:rsidR="00223A6C">
        <w:rPr>
          <w:rStyle w:val="Fett"/>
          <w:rFonts w:ascii="Calibri" w:eastAsia="Times New Roman" w:hAnsi="Calibri" w:cs="Calibri"/>
          <w:color w:val="222233"/>
          <w:sz w:val="21"/>
          <w:szCs w:val="21"/>
        </w:rPr>
        <w:t>14 days</w:t>
      </w:r>
      <w:r w:rsidR="00223A6C">
        <w:rPr>
          <w:rFonts w:ascii="Calibri" w:eastAsia="Times New Roman" w:hAnsi="Calibri" w:cs="Calibri"/>
          <w:color w:val="222233"/>
          <w:sz w:val="21"/>
          <w:szCs w:val="21"/>
        </w:rPr>
        <w:t xml:space="preserve"> net; amounts are exclusive of VAT at the statutory rate.</w:t>
      </w:r>
      <w:del w:id="320" w:author="Eckhard Ortwein" w:date="2026-09-27T21:24:00Z" w16du:dateUtc="2026-09-27T19:24:00Z">
        <w:r w:rsidRPr="0040708E">
          <w:rPr>
            <w:rFonts w:ascii="Calibri" w:eastAsia="Times New Roman" w:hAnsi="Calibri" w:cs="Calibri"/>
            <w:color w:val="222233"/>
            <w:sz w:val="21"/>
            <w:szCs w:val="21"/>
            <w:lang w:val="en-US"/>
          </w:rPr>
          <w:delText xml:space="preserve"> Once a year Founders1 may ask STP to reconcile the reported amounts against its billing records.</w:delText>
        </w:r>
      </w:del>
    </w:p>
    <w:p w14:paraId="3ECFA938"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8.6</w:t>
      </w:r>
      <w:r>
        <w:rPr>
          <w:rFonts w:ascii="Calibri" w:hAnsi="Calibri" w:cs="Calibri"/>
          <w:b/>
          <w:bCs/>
          <w:color w:val="222233"/>
          <w:sz w:val="21"/>
          <w:szCs w:val="21"/>
        </w:rPr>
        <w:t> </w:t>
      </w:r>
    </w:p>
    <w:p w14:paraId="3F9B9C71" w14:textId="77777777" w:rsidR="00223A6C" w:rsidRDefault="00A31CFC">
      <w:pPr>
        <w:rPr>
          <w:rFonts w:ascii="Calibri" w:eastAsia="Times New Roman" w:hAnsi="Calibri" w:cs="Calibri"/>
          <w:color w:val="222233"/>
          <w:sz w:val="21"/>
          <w:szCs w:val="21"/>
        </w:rPr>
      </w:pPr>
      <w:del w:id="321" w:author="Eckhard Ortwein" w:date="2026-09-27T21:24:00Z" w16du:dateUtc="2026-09-27T19:24:00Z">
        <w:r w:rsidRPr="0040708E">
          <w:rPr>
            <w:rStyle w:val="Fett"/>
            <w:rFonts w:ascii="Calibri" w:eastAsia="Times New Roman" w:hAnsi="Calibri" w:cs="Calibri"/>
            <w:color w:val="222233"/>
            <w:sz w:val="21"/>
            <w:szCs w:val="21"/>
            <w:lang w:val="en-US"/>
          </w:rPr>
          <w:delText>Cost changes.</w:delText>
        </w:r>
      </w:del>
      <w:ins w:id="322" w:author="Eckhard Ortwein" w:date="2026-09-27T21:24:00Z" w16du:dateUtc="2026-09-27T19:24:00Z">
        <w:r w:rsidR="00223A6C">
          <w:rPr>
            <w:rStyle w:val="Fett"/>
            <w:rFonts w:ascii="Calibri" w:eastAsia="Times New Roman" w:hAnsi="Calibri" w:cs="Calibri"/>
            <w:color w:val="222233"/>
            <w:sz w:val="21"/>
            <w:szCs w:val="21"/>
          </w:rPr>
          <w:t>Price changes.</w:t>
        </w:r>
        <w:r w:rsidR="00223A6C">
          <w:rPr>
            <w:rFonts w:ascii="Calibri" w:eastAsia="Times New Roman" w:hAnsi="Calibri" w:cs="Calibri"/>
            <w:color w:val="222233"/>
            <w:sz w:val="21"/>
            <w:szCs w:val="21"/>
          </w:rPr>
          <w:t xml:space="preserve"> (a) The Fixed Fee is fixed for the pilot term and for each renewal term. Either party may propose a different Fixed Fee for a renewal term, on the basis of the volumes of the preceding term, no later than two months before that term begins; failing agreement it remains unchanged. (b)</w:t>
        </w:r>
      </w:ins>
      <w:r w:rsidR="00223A6C">
        <w:rPr>
          <w:rFonts w:ascii="Calibri" w:eastAsia="Times New Roman" w:hAnsi="Calibri" w:cs="Calibri"/>
          <w:color w:val="222233"/>
          <w:sz w:val="21"/>
          <w:szCs w:val="21"/>
        </w:rPr>
        <w:t xml:space="preserve"> The procurement costs in Annex 2.1 are fixed for </w:t>
      </w:r>
      <w:r w:rsidR="00223A6C">
        <w:rPr>
          <w:rStyle w:val="Fett"/>
          <w:rFonts w:ascii="Calibri" w:eastAsia="Times New Roman" w:hAnsi="Calibri" w:cs="Calibri"/>
          <w:color w:val="222233"/>
          <w:sz w:val="21"/>
          <w:szCs w:val="21"/>
        </w:rPr>
        <w:t>12 months</w:t>
      </w:r>
      <w:r w:rsidR="00223A6C">
        <w:rPr>
          <w:rFonts w:ascii="Calibri" w:eastAsia="Times New Roman" w:hAnsi="Calibri" w:cs="Calibri"/>
          <w:color w:val="222233"/>
          <w:sz w:val="21"/>
          <w:szCs w:val="21"/>
        </w:rPr>
        <w:t xml:space="preserve"> from the effective date, except for any jurisdiction that Annex 2.1 states is not on a tier, for which the cost is provisional until a schedule is agreed</w:t>
      </w:r>
      <w:del w:id="323" w:author="Eckhard Ortwein" w:date="2026-09-27T21:24:00Z" w16du:dateUtc="2026-09-27T19:24:00Z">
        <w:r w:rsidRPr="0040708E">
          <w:rPr>
            <w:rFonts w:ascii="Calibri" w:eastAsia="Times New Roman" w:hAnsi="Calibri" w:cs="Calibri"/>
            <w:color w:val="222233"/>
            <w:sz w:val="21"/>
            <w:szCs w:val="21"/>
            <w:lang w:val="en-US"/>
          </w:rPr>
          <w:delText xml:space="preserve">; </w:delText>
        </w:r>
        <w:commentRangeStart w:id="324"/>
        <w:commentRangeStart w:id="325"/>
        <w:r w:rsidRPr="0040708E">
          <w:rPr>
            <w:rFonts w:ascii="Calibri" w:eastAsia="Times New Roman" w:hAnsi="Calibri" w:cs="Calibri"/>
            <w:color w:val="222233"/>
            <w:sz w:val="21"/>
            <w:szCs w:val="21"/>
            <w:lang w:val="en-US"/>
          </w:rPr>
          <w:delText>thereafter Founders1 may change them on 60 days' notice</w:delText>
        </w:r>
        <w:commentRangeEnd w:id="324"/>
        <w:r w:rsidR="00E63A7A" w:rsidRPr="0040708E">
          <w:rPr>
            <w:rStyle w:val="Kommentarzeichen"/>
            <w:rFonts w:ascii="Calibri" w:eastAsia="Times New Roman" w:hAnsi="Calibri" w:cs="Calibri"/>
            <w:color w:val="222233"/>
            <w:sz w:val="21"/>
            <w:szCs w:val="21"/>
            <w:lang w:val="en-US"/>
          </w:rPr>
          <w:commentReference w:id="324"/>
        </w:r>
      </w:del>
      <w:commentRangeEnd w:id="325"/>
      <w:r w:rsidR="0083665F" w:rsidRPr="0040708E">
        <w:rPr>
          <w:rStyle w:val="Kommentarzeichen"/>
          <w:rFonts w:ascii="Calibri" w:eastAsia="Times New Roman" w:hAnsi="Calibri" w:cs="Calibri"/>
          <w:color w:val="222233"/>
          <w:sz w:val="21"/>
          <w:szCs w:val="21"/>
          <w:lang w:val="en-US"/>
        </w:rPr>
        <w:commentReference w:id="325"/>
      </w:r>
      <w:del w:id="326" w:author="Eckhard Ortwein" w:date="2026-09-27T21:24:00Z" w16du:dateUtc="2026-09-27T19:24:00Z">
        <w:r w:rsidRPr="0040708E">
          <w:rPr>
            <w:rFonts w:ascii="Calibri" w:eastAsia="Times New Roman" w:hAnsi="Calibri" w:cs="Calibri"/>
            <w:color w:val="222233"/>
            <w:sz w:val="21"/>
            <w:szCs w:val="21"/>
            <w:lang w:val="en-US"/>
          </w:rPr>
          <w:delText xml:space="preserve">. Where </w:delText>
        </w:r>
      </w:del>
      <w:ins w:id="327" w:author="Eckhard Ortwein" w:date="2026-09-27T21:24:00Z" w16du:dateUtc="2026-09-27T19:24:00Z">
        <w:r w:rsidR="00223A6C">
          <w:rPr>
            <w:rFonts w:ascii="Calibri" w:eastAsia="Times New Roman" w:hAnsi="Calibri" w:cs="Calibri"/>
            <w:color w:val="222233"/>
            <w:sz w:val="21"/>
            <w:szCs w:val="21"/>
          </w:rPr>
          <w:t xml:space="preserve">. (c) After that period, and at any time where </w:t>
        </w:r>
      </w:ins>
      <w:r w:rsidR="00223A6C">
        <w:rPr>
          <w:rFonts w:ascii="Calibri" w:eastAsia="Times New Roman" w:hAnsi="Calibri" w:cs="Calibri"/>
          <w:color w:val="222233"/>
          <w:sz w:val="21"/>
          <w:szCs w:val="21"/>
        </w:rPr>
        <w:t xml:space="preserve">a register or </w:t>
      </w:r>
      <w:del w:id="328" w:author="Eckhard Ortwein" w:date="2026-09-27T21:24:00Z" w16du:dateUtc="2026-09-27T19:24:00Z">
        <w:r w:rsidRPr="0040708E">
          <w:rPr>
            <w:rFonts w:ascii="Calibri" w:eastAsia="Times New Roman" w:hAnsi="Calibri" w:cs="Calibri"/>
            <w:color w:val="222233"/>
            <w:sz w:val="21"/>
            <w:szCs w:val="21"/>
            <w:lang w:val="en-US"/>
          </w:rPr>
          <w:delText xml:space="preserve">route </w:delText>
        </w:r>
      </w:del>
      <w:ins w:id="329" w:author="Eckhard Ortwein" w:date="2026-09-27T21:24:00Z" w16du:dateUtc="2026-09-27T19:24:00Z">
        <w:r w:rsidR="00223A6C">
          <w:rPr>
            <w:rFonts w:ascii="Calibri" w:eastAsia="Times New Roman" w:hAnsi="Calibri" w:cs="Calibri"/>
            <w:color w:val="222233"/>
            <w:sz w:val="21"/>
            <w:szCs w:val="21"/>
          </w:rPr>
          <w:t xml:space="preserve">a supplier of Founders1 </w:t>
        </w:r>
      </w:ins>
      <w:r w:rsidR="00223A6C">
        <w:rPr>
          <w:rFonts w:ascii="Calibri" w:eastAsia="Times New Roman" w:hAnsi="Calibri" w:cs="Calibri"/>
          <w:color w:val="222233"/>
          <w:sz w:val="21"/>
          <w:szCs w:val="21"/>
        </w:rPr>
        <w:t xml:space="preserve">changes </w:t>
      </w:r>
      <w:del w:id="330" w:author="Eckhard Ortwein" w:date="2026-09-27T21:24:00Z" w16du:dateUtc="2026-09-27T19:24:00Z">
        <w:r w:rsidRPr="0040708E">
          <w:rPr>
            <w:rFonts w:ascii="Calibri" w:eastAsia="Times New Roman" w:hAnsi="Calibri" w:cs="Calibri"/>
            <w:color w:val="222233"/>
            <w:sz w:val="21"/>
            <w:szCs w:val="21"/>
            <w:lang w:val="en-US"/>
          </w:rPr>
          <w:delText>its own</w:delText>
        </w:r>
      </w:del>
      <w:ins w:id="331" w:author="Eckhard Ortwein" w:date="2026-09-27T21:24:00Z" w16du:dateUtc="2026-09-27T19:24:00Z">
        <w:r w:rsidR="00223A6C">
          <w:rPr>
            <w:rFonts w:ascii="Calibri" w:eastAsia="Times New Roman" w:hAnsi="Calibri" w:cs="Calibri"/>
            <w:color w:val="222233"/>
            <w:sz w:val="21"/>
            <w:szCs w:val="21"/>
          </w:rPr>
          <w:t>the</w:t>
        </w:r>
      </w:ins>
      <w:r w:rsidR="00223A6C">
        <w:rPr>
          <w:rFonts w:ascii="Calibri" w:eastAsia="Times New Roman" w:hAnsi="Calibri" w:cs="Calibri"/>
          <w:color w:val="222233"/>
          <w:sz w:val="21"/>
          <w:szCs w:val="21"/>
        </w:rPr>
        <w:t xml:space="preserve"> fees</w:t>
      </w:r>
      <w:ins w:id="332" w:author="Eckhard Ortwein" w:date="2026-09-27T21:24:00Z" w16du:dateUtc="2026-09-27T19:24:00Z">
        <w:r w:rsidR="00223A6C">
          <w:rPr>
            <w:rFonts w:ascii="Calibri" w:eastAsia="Times New Roman" w:hAnsi="Calibri" w:cs="Calibri"/>
            <w:color w:val="222233"/>
            <w:sz w:val="21"/>
            <w:szCs w:val="21"/>
          </w:rPr>
          <w:t xml:space="preserve"> it charges for a tier or jurisdiction</w:t>
        </w:r>
      </w:ins>
      <w:r w:rsidR="00223A6C">
        <w:rPr>
          <w:rFonts w:ascii="Calibri" w:eastAsia="Times New Roman" w:hAnsi="Calibri" w:cs="Calibri"/>
          <w:color w:val="222233"/>
          <w:sz w:val="21"/>
          <w:szCs w:val="21"/>
        </w:rPr>
        <w:t xml:space="preserve">, Founders1 may </w:t>
      </w:r>
      <w:del w:id="333" w:author="Eckhard Ortwein" w:date="2026-09-27T21:24:00Z" w16du:dateUtc="2026-09-27T19:24:00Z">
        <w:r w:rsidRPr="0040708E">
          <w:rPr>
            <w:rFonts w:ascii="Calibri" w:eastAsia="Times New Roman" w:hAnsi="Calibri" w:cs="Calibri"/>
            <w:color w:val="222233"/>
            <w:sz w:val="21"/>
            <w:szCs w:val="21"/>
            <w:lang w:val="en-US"/>
          </w:rPr>
          <w:delText>adjust</w:delText>
        </w:r>
      </w:del>
      <w:ins w:id="334" w:author="Eckhard Ortwein" w:date="2026-09-27T21:24:00Z" w16du:dateUtc="2026-09-27T19:24:00Z">
        <w:r w:rsidR="00223A6C">
          <w:rPr>
            <w:rFonts w:ascii="Calibri" w:eastAsia="Times New Roman" w:hAnsi="Calibri" w:cs="Calibri"/>
            <w:color w:val="222233"/>
            <w:sz w:val="21"/>
            <w:szCs w:val="21"/>
          </w:rPr>
          <w:t>change</w:t>
        </w:r>
      </w:ins>
      <w:r w:rsidR="00223A6C">
        <w:rPr>
          <w:rFonts w:ascii="Calibri" w:eastAsia="Times New Roman" w:hAnsi="Calibri" w:cs="Calibri"/>
          <w:color w:val="222233"/>
          <w:sz w:val="21"/>
          <w:szCs w:val="21"/>
        </w:rPr>
        <w:t xml:space="preserve"> the </w:t>
      </w:r>
      <w:del w:id="335" w:author="Eckhard Ortwein" w:date="2026-09-27T21:24:00Z" w16du:dateUtc="2026-09-27T19:24:00Z">
        <w:r w:rsidRPr="0040708E">
          <w:rPr>
            <w:rFonts w:ascii="Calibri" w:eastAsia="Times New Roman" w:hAnsi="Calibri" w:cs="Calibri"/>
            <w:color w:val="222233"/>
            <w:sz w:val="21"/>
            <w:szCs w:val="21"/>
            <w:lang w:val="en-US"/>
          </w:rPr>
          <w:delText>affected</w:delText>
        </w:r>
      </w:del>
      <w:ins w:id="336" w:author="Eckhard Ortwein" w:date="2026-09-27T21:24:00Z" w16du:dateUtc="2026-09-27T19:24:00Z">
        <w:r w:rsidR="00223A6C">
          <w:rPr>
            <w:rFonts w:ascii="Calibri" w:eastAsia="Times New Roman" w:hAnsi="Calibri" w:cs="Calibri"/>
            <w:color w:val="222233"/>
            <w:sz w:val="21"/>
            <w:szCs w:val="21"/>
          </w:rPr>
          <w:t>procurement cost for that tier or</w:t>
        </w:r>
      </w:ins>
      <w:r w:rsidR="00223A6C">
        <w:rPr>
          <w:rFonts w:ascii="Calibri" w:eastAsia="Times New Roman" w:hAnsi="Calibri" w:cs="Calibri"/>
          <w:color w:val="222233"/>
          <w:sz w:val="21"/>
          <w:szCs w:val="21"/>
        </w:rPr>
        <w:t xml:space="preserve"> jurisdiction </w:t>
      </w:r>
      <w:ins w:id="337" w:author="Eckhard Ortwein" w:date="2026-09-27T21:24:00Z" w16du:dateUtc="2026-09-27T19:24:00Z">
        <w:r w:rsidR="00223A6C">
          <w:rPr>
            <w:rStyle w:val="Fett"/>
            <w:rFonts w:ascii="Calibri" w:eastAsia="Times New Roman" w:hAnsi="Calibri" w:cs="Calibri"/>
            <w:color w:val="222233"/>
            <w:sz w:val="21"/>
            <w:szCs w:val="21"/>
          </w:rPr>
          <w:t>only to the extent of that change in fees</w:t>
        </w:r>
        <w:r w:rsidR="00223A6C">
          <w:rPr>
            <w:rFonts w:ascii="Calibri" w:eastAsia="Times New Roman" w:hAnsi="Calibri" w:cs="Calibri"/>
            <w:color w:val="222233"/>
            <w:sz w:val="21"/>
            <w:szCs w:val="21"/>
          </w:rPr>
          <w:t xml:space="preserve">, </w:t>
        </w:r>
      </w:ins>
      <w:r w:rsidR="00223A6C">
        <w:rPr>
          <w:rFonts w:ascii="Calibri" w:eastAsia="Times New Roman" w:hAnsi="Calibri" w:cs="Calibri"/>
          <w:color w:val="222233"/>
          <w:sz w:val="21"/>
          <w:szCs w:val="21"/>
        </w:rPr>
        <w:t>on 30 days' notice</w:t>
      </w:r>
      <w:del w:id="338" w:author="Eckhard Ortwein" w:date="2026-09-27T21:24:00Z" w16du:dateUtc="2026-09-27T19:24:00Z">
        <w:r w:rsidRPr="0040708E">
          <w:rPr>
            <w:rFonts w:ascii="Calibri" w:eastAsia="Times New Roman" w:hAnsi="Calibri" w:cs="Calibri"/>
            <w:color w:val="222233"/>
            <w:sz w:val="21"/>
            <w:szCs w:val="21"/>
            <w:lang w:val="en-US"/>
          </w:rPr>
          <w:delText>,</w:delText>
        </w:r>
      </w:del>
      <w:ins w:id="339" w:author="Eckhard Ortwein" w:date="2026-09-27T21:24:00Z" w16du:dateUtc="2026-09-27T19:24:00Z">
        <w:r w:rsidR="00223A6C">
          <w:rPr>
            <w:rFonts w:ascii="Calibri" w:eastAsia="Times New Roman" w:hAnsi="Calibri" w:cs="Calibri"/>
            <w:color w:val="222233"/>
            <w:sz w:val="21"/>
            <w:szCs w:val="21"/>
          </w:rPr>
          <w:t xml:space="preserve"> and</w:t>
        </w:r>
      </w:ins>
      <w:r w:rsidR="00223A6C">
        <w:rPr>
          <w:rFonts w:ascii="Calibri" w:eastAsia="Times New Roman" w:hAnsi="Calibri" w:cs="Calibri"/>
          <w:color w:val="222233"/>
          <w:sz w:val="21"/>
          <w:szCs w:val="21"/>
        </w:rPr>
        <w:t xml:space="preserve"> </w:t>
      </w:r>
      <w:r w:rsidR="00223A6C">
        <w:rPr>
          <w:rStyle w:val="Fett"/>
          <w:rFonts w:ascii="Calibri" w:eastAsia="Times New Roman" w:hAnsi="Calibri" w:cs="Calibri"/>
          <w:color w:val="222233"/>
          <w:sz w:val="21"/>
          <w:szCs w:val="21"/>
        </w:rPr>
        <w:t>evidencing the change</w:t>
      </w:r>
      <w:del w:id="340" w:author="Eckhard Ortwein" w:date="2026-09-27T21:24:00Z" w16du:dateUtc="2026-09-27T19:24:00Z">
        <w:r w:rsidRPr="0040708E">
          <w:rPr>
            <w:rFonts w:ascii="Calibri" w:eastAsia="Times New Roman" w:hAnsi="Calibri" w:cs="Calibri"/>
            <w:color w:val="222233"/>
            <w:sz w:val="21"/>
            <w:szCs w:val="21"/>
            <w:lang w:val="en-US"/>
          </w:rPr>
          <w:delText>;</w:delText>
        </w:r>
      </w:del>
      <w:ins w:id="341" w:author="Eckhard Ortwein" w:date="2026-09-27T21:24:00Z" w16du:dateUtc="2026-09-27T19:24:00Z">
        <w:r w:rsidR="00223A6C">
          <w:rPr>
            <w:rFonts w:ascii="Calibri" w:eastAsia="Times New Roman" w:hAnsi="Calibri" w:cs="Calibri"/>
            <w:color w:val="222233"/>
            <w:sz w:val="21"/>
            <w:szCs w:val="21"/>
          </w:rPr>
          <w:t>. A change in the route by which Founders1 procures does not change the procurement cost. (d) Where those fees fall, Founders1 lowers the procurement cost correspondingly on the same terms. (e)</w:t>
        </w:r>
      </w:ins>
      <w:r w:rsidR="00223A6C">
        <w:rPr>
          <w:rFonts w:ascii="Calibri" w:eastAsia="Times New Roman" w:hAnsi="Calibri" w:cs="Calibri"/>
          <w:color w:val="222233"/>
          <w:sz w:val="21"/>
          <w:szCs w:val="21"/>
        </w:rPr>
        <w:t xml:space="preserve"> STP may </w:t>
      </w:r>
      <w:del w:id="342" w:author="Eckhard Ortwein" w:date="2026-09-27T21:24:00Z" w16du:dateUtc="2026-09-27T19:24:00Z">
        <w:r w:rsidRPr="0040708E">
          <w:rPr>
            <w:rFonts w:ascii="Calibri" w:eastAsia="Times New Roman" w:hAnsi="Calibri" w:cs="Calibri"/>
            <w:color w:val="222233"/>
            <w:sz w:val="21"/>
            <w:szCs w:val="21"/>
            <w:lang w:val="en-US"/>
          </w:rPr>
          <w:delText xml:space="preserve">then </w:delText>
        </w:r>
      </w:del>
      <w:r w:rsidR="00223A6C">
        <w:rPr>
          <w:rFonts w:ascii="Calibri" w:eastAsia="Times New Roman" w:hAnsi="Calibri" w:cs="Calibri"/>
          <w:color w:val="222233"/>
          <w:sz w:val="21"/>
          <w:szCs w:val="21"/>
        </w:rPr>
        <w:t xml:space="preserve">terminate </w:t>
      </w:r>
      <w:del w:id="343" w:author="Eckhard Ortwein" w:date="2026-09-27T21:24:00Z" w16du:dateUtc="2026-09-27T19:24:00Z">
        <w:r w:rsidRPr="0040708E">
          <w:rPr>
            <w:rFonts w:ascii="Calibri" w:eastAsia="Times New Roman" w:hAnsi="Calibri" w:cs="Calibri"/>
            <w:color w:val="222233"/>
            <w:sz w:val="21"/>
            <w:szCs w:val="21"/>
            <w:lang w:val="en-US"/>
          </w:rPr>
          <w:delText>that</w:delText>
        </w:r>
      </w:del>
      <w:ins w:id="344" w:author="Eckhard Ortwein" w:date="2026-09-27T21:24:00Z" w16du:dateUtc="2026-09-27T19:24:00Z">
        <w:r w:rsidR="00223A6C">
          <w:rPr>
            <w:rFonts w:ascii="Calibri" w:eastAsia="Times New Roman" w:hAnsi="Calibri" w:cs="Calibri"/>
            <w:color w:val="222233"/>
            <w:sz w:val="21"/>
            <w:szCs w:val="21"/>
          </w:rPr>
          <w:t>the affected</w:t>
        </w:r>
      </w:ins>
      <w:r w:rsidR="00223A6C">
        <w:rPr>
          <w:rFonts w:ascii="Calibri" w:eastAsia="Times New Roman" w:hAnsi="Calibri" w:cs="Calibri"/>
          <w:color w:val="222233"/>
          <w:sz w:val="21"/>
          <w:szCs w:val="21"/>
        </w:rPr>
        <w:t xml:space="preserve"> jurisdiction within 14 days of </w:t>
      </w:r>
      <w:del w:id="345" w:author="Eckhard Ortwein" w:date="2026-09-27T21:24:00Z" w16du:dateUtc="2026-09-27T19:24:00Z">
        <w:r w:rsidRPr="0040708E">
          <w:rPr>
            <w:rFonts w:ascii="Calibri" w:eastAsia="Times New Roman" w:hAnsi="Calibri" w:cs="Calibri"/>
            <w:color w:val="222233"/>
            <w:sz w:val="21"/>
            <w:szCs w:val="21"/>
            <w:lang w:val="en-US"/>
          </w:rPr>
          <w:delText>the</w:delText>
        </w:r>
      </w:del>
      <w:ins w:id="346" w:author="Eckhard Ortwein" w:date="2026-09-27T21:24:00Z" w16du:dateUtc="2026-09-27T19:24:00Z">
        <w:r w:rsidR="00223A6C">
          <w:rPr>
            <w:rFonts w:ascii="Calibri" w:eastAsia="Times New Roman" w:hAnsi="Calibri" w:cs="Calibri"/>
            <w:color w:val="222233"/>
            <w:sz w:val="21"/>
            <w:szCs w:val="21"/>
          </w:rPr>
          <w:t>a</w:t>
        </w:r>
      </w:ins>
      <w:r w:rsidR="00223A6C">
        <w:rPr>
          <w:rFonts w:ascii="Calibri" w:eastAsia="Times New Roman" w:hAnsi="Calibri" w:cs="Calibri"/>
          <w:color w:val="222233"/>
          <w:sz w:val="21"/>
          <w:szCs w:val="21"/>
        </w:rPr>
        <w:t xml:space="preserve"> notice</w:t>
      </w:r>
      <w:ins w:id="347" w:author="Eckhard Ortwein" w:date="2026-09-27T21:24:00Z" w16du:dateUtc="2026-09-27T19:24:00Z">
        <w:r w:rsidR="00223A6C">
          <w:rPr>
            <w:rFonts w:ascii="Calibri" w:eastAsia="Times New Roman" w:hAnsi="Calibri" w:cs="Calibri"/>
            <w:color w:val="222233"/>
            <w:sz w:val="21"/>
            <w:szCs w:val="21"/>
          </w:rPr>
          <w:t xml:space="preserve"> of increase</w:t>
        </w:r>
      </w:ins>
      <w:r w:rsidR="00223A6C">
        <w:rPr>
          <w:rFonts w:ascii="Calibri" w:eastAsia="Times New Roman" w:hAnsi="Calibri" w:cs="Calibri"/>
          <w:color w:val="222233"/>
          <w:sz w:val="21"/>
          <w:szCs w:val="21"/>
        </w:rPr>
        <w:t>.</w:t>
      </w:r>
    </w:p>
    <w:p w14:paraId="4FCD5F6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8.7</w:t>
      </w:r>
      <w:r>
        <w:rPr>
          <w:rFonts w:ascii="Calibri" w:hAnsi="Calibri" w:cs="Calibri"/>
          <w:b/>
          <w:bCs/>
          <w:color w:val="222233"/>
          <w:sz w:val="21"/>
          <w:szCs w:val="21"/>
        </w:rPr>
        <w:t> </w:t>
      </w:r>
    </w:p>
    <w:p w14:paraId="14D1259F"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Cases that deliver no Document.</w:t>
      </w:r>
      <w:r>
        <w:rPr>
          <w:rFonts w:ascii="Calibri" w:eastAsia="Times New Roman" w:hAnsi="Calibri" w:cs="Calibri"/>
          <w:color w:val="222233"/>
          <w:sz w:val="21"/>
          <w:szCs w:val="21"/>
        </w:rPr>
        <w:t xml:space="preserve"> Where Founders1 declines or aborts a Case under clause 7.4 before procurement, nothing is charged. Where a Case is procured and the register holds no such document, so that the answer is a definitive „not available“, STP pays the </w:t>
      </w:r>
      <w:del w:id="348" w:author="Eckhard Ortwein" w:date="2026-09-27T21:24:00Z" w16du:dateUtc="2026-09-27T19:24:00Z">
        <w:r w:rsidR="00A31CFC" w:rsidRPr="0040708E">
          <w:rPr>
            <w:rFonts w:ascii="Calibri" w:eastAsia="Times New Roman" w:hAnsi="Calibri" w:cs="Calibri"/>
            <w:color w:val="222233"/>
            <w:sz w:val="21"/>
            <w:szCs w:val="21"/>
            <w:lang w:val="en-US"/>
          </w:rPr>
          <w:delText>procurement cost for that jurisdiction; no share arises.</w:delText>
        </w:r>
      </w:del>
      <w:ins w:id="349" w:author="Eckhard Ortwein" w:date="2026-09-27T21:24:00Z" w16du:dateUtc="2026-09-27T19:24:00Z">
        <w:r>
          <w:rPr>
            <w:rFonts w:ascii="Calibri" w:eastAsia="Times New Roman" w:hAnsi="Calibri" w:cs="Calibri"/>
            <w:color w:val="222233"/>
            <w:sz w:val="21"/>
            <w:szCs w:val="21"/>
          </w:rPr>
          <w:t>price per Case under clause 8.2.</w:t>
        </w:r>
      </w:ins>
      <w:r>
        <w:rPr>
          <w:rFonts w:ascii="Calibri" w:eastAsia="Times New Roman" w:hAnsi="Calibri" w:cs="Calibri"/>
          <w:color w:val="222233"/>
          <w:sz w:val="21"/>
          <w:szCs w:val="21"/>
        </w:rPr>
        <w:t xml:space="preserve"> Where a Case fails for reasons within Founders1's control, nothing is charged</w:t>
      </w:r>
      <w:del w:id="350" w:author="Eckhard Ortwein" w:date="2026-09-27T21:24:00Z" w16du:dateUtc="2026-09-27T19:24:00Z">
        <w:r w:rsidR="00A31CFC" w:rsidRPr="0040708E">
          <w:rPr>
            <w:rFonts w:ascii="Calibri" w:eastAsia="Times New Roman" w:hAnsi="Calibri" w:cs="Calibri"/>
            <w:color w:val="222233"/>
            <w:sz w:val="21"/>
            <w:szCs w:val="21"/>
            <w:lang w:val="en-US"/>
          </w:rPr>
          <w:delText>. Amounts payable under this clause are reimbursements and do not count towards the minimum in clause 8.4</w:delText>
        </w:r>
      </w:del>
      <w:r>
        <w:rPr>
          <w:rFonts w:ascii="Calibri" w:eastAsia="Times New Roman" w:hAnsi="Calibri" w:cs="Calibri"/>
          <w:color w:val="222233"/>
          <w:sz w:val="21"/>
          <w:szCs w:val="21"/>
        </w:rPr>
        <w:t>.</w:t>
      </w:r>
    </w:p>
    <w:p w14:paraId="369CF145" w14:textId="77777777" w:rsidR="00223A6C" w:rsidRDefault="00223A6C">
      <w:pPr>
        <w:pStyle w:val="berschrift2"/>
        <w:rPr>
          <w:rFonts w:eastAsia="Times New Roman"/>
        </w:rPr>
      </w:pPr>
      <w:bookmarkStart w:id="351" w:name="_Toc241436700"/>
      <w:bookmarkStart w:id="352" w:name="_Toc240374313"/>
      <w:r>
        <w:rPr>
          <w:rFonts w:eastAsia="Times New Roman"/>
        </w:rPr>
        <w:t>9 STP's obligations</w:t>
      </w:r>
      <w:bookmarkEnd w:id="351"/>
      <w:bookmarkEnd w:id="352"/>
    </w:p>
    <w:p w14:paraId="3DE0B9D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9.1</w:t>
      </w:r>
      <w:r>
        <w:rPr>
          <w:rFonts w:ascii="Calibri" w:hAnsi="Calibri" w:cs="Calibri"/>
          <w:b/>
          <w:bCs/>
          <w:color w:val="222233"/>
          <w:sz w:val="21"/>
          <w:szCs w:val="21"/>
        </w:rPr>
        <w:t> </w:t>
      </w:r>
    </w:p>
    <w:p w14:paraId="724CBFB3" w14:textId="77777777" w:rsidR="00A31CFC" w:rsidRPr="0040708E" w:rsidRDefault="00A31CFC">
      <w:pPr>
        <w:rPr>
          <w:del w:id="353" w:author="Eckhard Ortwein" w:date="2026-09-27T21:24:00Z" w16du:dateUtc="2026-09-27T19:24:00Z"/>
          <w:rFonts w:ascii="Calibri" w:eastAsia="Times New Roman" w:hAnsi="Calibri" w:cs="Calibri"/>
          <w:color w:val="222233"/>
          <w:sz w:val="21"/>
          <w:szCs w:val="21"/>
          <w:lang w:val="en-US"/>
        </w:rPr>
      </w:pPr>
      <w:commentRangeStart w:id="354"/>
      <w:commentRangeStart w:id="355"/>
      <w:del w:id="356" w:author="Eckhard Ortwein" w:date="2026-09-27T21:24:00Z" w16du:dateUtc="2026-09-27T19:24:00Z">
        <w:r w:rsidRPr="0040708E">
          <w:rPr>
            <w:rStyle w:val="Fett"/>
            <w:rFonts w:ascii="Calibri" w:eastAsia="Times New Roman" w:hAnsi="Calibri" w:cs="Calibri"/>
            <w:color w:val="222233"/>
            <w:sz w:val="21"/>
            <w:szCs w:val="21"/>
            <w:lang w:val="en-US"/>
          </w:rPr>
          <w:delText>Pass-through.</w:delText>
        </w:r>
        <w:r w:rsidRPr="0040708E">
          <w:rPr>
            <w:rFonts w:ascii="Calibri" w:eastAsia="Times New Roman" w:hAnsi="Calibri" w:cs="Calibri"/>
            <w:color w:val="222233"/>
            <w:sz w:val="21"/>
            <w:szCs w:val="21"/>
            <w:lang w:val="en-US"/>
          </w:rPr>
          <w:delText xml:space="preserve"> STP ensures that its terms with each End Client include, in substance, the terms set out in </w:delText>
        </w:r>
        <w:r w:rsidRPr="0040708E">
          <w:rPr>
            <w:rStyle w:val="Fett"/>
            <w:rFonts w:ascii="Calibri" w:eastAsia="Times New Roman" w:hAnsi="Calibri" w:cs="Calibri"/>
            <w:color w:val="222233"/>
            <w:sz w:val="21"/>
            <w:szCs w:val="21"/>
            <w:lang w:val="en-US"/>
          </w:rPr>
          <w:delText>Annex 5</w:delText>
        </w:r>
        <w:r w:rsidRPr="0040708E">
          <w:rPr>
            <w:rFonts w:ascii="Calibri" w:eastAsia="Times New Roman" w:hAnsi="Calibri" w:cs="Calibri"/>
            <w:color w:val="222233"/>
            <w:sz w:val="21"/>
            <w:szCs w:val="21"/>
            <w:lang w:val="en-US"/>
          </w:rPr>
          <w:delText>, and grants no End Client rights exceeding clause 3.5. STP is free to choose its own wording and to include those terms in its general terms of business; it does not have to reproduce Annex 5 verbatim or disclose this Agreement. Annex 5 obliges STP; it creates no direct contractual relationship between Founders1 and an End Client.</w:delText>
        </w:r>
        <w:commentRangeEnd w:id="354"/>
        <w:r w:rsidR="00E63A7A" w:rsidRPr="0040708E">
          <w:rPr>
            <w:rStyle w:val="Kommentarzeichen"/>
            <w:rFonts w:ascii="Calibri" w:eastAsia="Times New Roman" w:hAnsi="Calibri" w:cs="Calibri"/>
            <w:color w:val="222233"/>
            <w:sz w:val="21"/>
            <w:szCs w:val="21"/>
            <w:lang w:val="en-US"/>
          </w:rPr>
          <w:commentReference w:id="354"/>
        </w:r>
      </w:del>
      <w:commentRangeEnd w:id="355"/>
      <w:r w:rsidR="0083665F" w:rsidRPr="0040708E">
        <w:rPr>
          <w:rStyle w:val="Kommentarzeichen"/>
          <w:rFonts w:ascii="Calibri" w:eastAsia="Times New Roman" w:hAnsi="Calibri" w:cs="Calibri"/>
          <w:color w:val="222233"/>
          <w:sz w:val="21"/>
          <w:szCs w:val="21"/>
          <w:lang w:val="en-US"/>
        </w:rPr>
        <w:commentReference w:id="355"/>
      </w:r>
    </w:p>
    <w:p w14:paraId="714705EF" w14:textId="77777777" w:rsidR="00223A6C" w:rsidRDefault="00223A6C">
      <w:pPr>
        <w:rPr>
          <w:ins w:id="357" w:author="Eckhard Ortwein" w:date="2026-09-27T21:24:00Z" w16du:dateUtc="2026-09-27T19:24:00Z"/>
          <w:rFonts w:ascii="Calibri" w:eastAsia="Times New Roman" w:hAnsi="Calibri" w:cs="Calibri"/>
          <w:color w:val="222233"/>
          <w:sz w:val="21"/>
          <w:szCs w:val="21"/>
        </w:rPr>
      </w:pPr>
      <w:ins w:id="358" w:author="Eckhard Ortwein" w:date="2026-09-27T21:24:00Z" w16du:dateUtc="2026-09-27T19:24:00Z">
        <w:r>
          <w:rPr>
            <w:rStyle w:val="Hervorhebung"/>
            <w:rFonts w:ascii="Calibri" w:eastAsia="Times New Roman" w:hAnsi="Calibri" w:cs="Calibri"/>
            <w:color w:val="222233"/>
            <w:sz w:val="21"/>
            <w:szCs w:val="21"/>
          </w:rPr>
          <w:t>(deleted)</w:t>
        </w:r>
      </w:ins>
    </w:p>
    <w:p w14:paraId="4CBB99E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9.2</w:t>
      </w:r>
      <w:r>
        <w:rPr>
          <w:rFonts w:ascii="Calibri" w:hAnsi="Calibri" w:cs="Calibri"/>
          <w:b/>
          <w:bCs/>
          <w:color w:val="222233"/>
          <w:sz w:val="21"/>
          <w:szCs w:val="21"/>
        </w:rPr>
        <w:t> </w:t>
      </w:r>
    </w:p>
    <w:p w14:paraId="540D464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provides first-level support to End Clients. Founders1 provides second-level support to STP during business hours.</w:t>
      </w:r>
    </w:p>
    <w:p w14:paraId="1C4D230D"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9.3</w:t>
      </w:r>
      <w:r>
        <w:rPr>
          <w:rFonts w:ascii="Calibri" w:hAnsi="Calibri" w:cs="Calibri"/>
          <w:b/>
          <w:bCs/>
          <w:color w:val="222233"/>
          <w:sz w:val="21"/>
          <w:szCs w:val="21"/>
        </w:rPr>
        <w:t> </w:t>
      </w:r>
    </w:p>
    <w:p w14:paraId="564671B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makes no statements to End Clients about coverage, evidence value, currency or turnaround that go beyond Annex 1.</w:t>
      </w:r>
    </w:p>
    <w:p w14:paraId="6785DBC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9.4</w:t>
      </w:r>
      <w:r>
        <w:rPr>
          <w:rFonts w:ascii="Calibri" w:hAnsi="Calibri" w:cs="Calibri"/>
          <w:b/>
          <w:bCs/>
          <w:color w:val="222233"/>
          <w:sz w:val="21"/>
          <w:szCs w:val="21"/>
        </w:rPr>
        <w:t> </w:t>
      </w:r>
    </w:p>
    <w:p w14:paraId="154CB6F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informs Founders1 without undue delay of End Client complaints concerning the content or provenance of a Document.</w:t>
      </w:r>
    </w:p>
    <w:p w14:paraId="3B13BD28"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9.5</w:t>
      </w:r>
      <w:r>
        <w:rPr>
          <w:rFonts w:ascii="Calibri" w:hAnsi="Calibri" w:cs="Calibri"/>
          <w:b/>
          <w:bCs/>
          <w:color w:val="222233"/>
          <w:sz w:val="21"/>
          <w:szCs w:val="21"/>
        </w:rPr>
        <w:t> </w:t>
      </w:r>
    </w:p>
    <w:p w14:paraId="7F4C6D7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Regulated End Clients.</w:t>
      </w:r>
      <w:r>
        <w:rPr>
          <w:rFonts w:ascii="Calibri" w:eastAsia="Times New Roman" w:hAnsi="Calibri" w:cs="Calibri"/>
          <w:color w:val="222233"/>
          <w:sz w:val="21"/>
          <w:szCs w:val="21"/>
        </w:rPr>
        <w:t xml:space="preserve"> Where an End Client is subject to supervisory requirements on outsourcing or on ICT third-party risk, STP meets those requirements towards that End Client itself. STP does not agree on Founders1's behalf, and does not represent that Founders1 has agreed, to audit or inspection rights, to disclosure of procurement routes or sub-suppliers, to exit or transition assistance, to incident-reporting or notification periods, or to entries in a register of information, unless Founders1 has agreed in writing. Founders1 will consider such a request in good faith, and will not unreasonably refuse what the End Client's supervisory position genuinely requires. Towards the End Client, </w:t>
      </w:r>
      <w:r>
        <w:rPr>
          <w:rStyle w:val="Fett"/>
          <w:rFonts w:ascii="Calibri" w:eastAsia="Times New Roman" w:hAnsi="Calibri" w:cs="Calibri"/>
          <w:color w:val="222233"/>
          <w:sz w:val="21"/>
          <w:szCs w:val="21"/>
        </w:rPr>
        <w:t>STP is the supplier</w:t>
      </w:r>
      <w:r>
        <w:rPr>
          <w:rFonts w:ascii="Calibri" w:eastAsia="Times New Roman" w:hAnsi="Calibri" w:cs="Calibri"/>
          <w:color w:val="222233"/>
          <w:sz w:val="21"/>
          <w:szCs w:val="21"/>
        </w:rPr>
        <w:t>: STP contracts with the End Client in its own name and for its own account (clauses 2.1 and 3.1), Founders1 is STP's own supplier and has no contractual relationship with the End Client, and parties Founders1 engages for procurement are Founders1's sub-suppliers — not STP's and not the End Client's — consistent with clauses 6.1 and Annex 3.1.</w:t>
      </w:r>
    </w:p>
    <w:p w14:paraId="320F4D9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9.6</w:t>
      </w:r>
      <w:r>
        <w:rPr>
          <w:rFonts w:ascii="Calibri" w:hAnsi="Calibri" w:cs="Calibri"/>
          <w:b/>
          <w:bCs/>
          <w:color w:val="222233"/>
          <w:sz w:val="21"/>
          <w:szCs w:val="21"/>
        </w:rPr>
        <w:t> </w:t>
      </w:r>
    </w:p>
    <w:p w14:paraId="10203C8D"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Supervisory cooperation.</w:t>
      </w:r>
      <w:r>
        <w:rPr>
          <w:rFonts w:ascii="Calibri" w:eastAsia="Times New Roman" w:hAnsi="Calibri" w:cs="Calibri"/>
          <w:color w:val="222233"/>
          <w:sz w:val="21"/>
          <w:szCs w:val="21"/>
        </w:rPr>
        <w:t xml:space="preserve"> Where an End Client's supervisory position genuinely requires information or undertakings from Founders1, STP requests them from Founders1 and Founders1 provides, within a reasonable period: its service and security documentation, the information needed for the End Client's register of information in respect of Founders1 as STP's supplier, notification of ICT incidents affecting the service, and reasonable support for STP's own exit planning. Audit and inspection rights are exercised </w:t>
      </w:r>
      <w:r>
        <w:rPr>
          <w:rStyle w:val="Fett"/>
          <w:rFonts w:ascii="Calibri" w:eastAsia="Times New Roman" w:hAnsi="Calibri" w:cs="Calibri"/>
          <w:color w:val="222233"/>
          <w:sz w:val="21"/>
          <w:szCs w:val="21"/>
        </w:rPr>
        <w:t>through STP</w:t>
      </w:r>
      <w:r>
        <w:rPr>
          <w:rFonts w:ascii="Calibri" w:eastAsia="Times New Roman" w:hAnsi="Calibri" w:cs="Calibri"/>
          <w:color w:val="222233"/>
          <w:sz w:val="21"/>
          <w:szCs w:val="21"/>
        </w:rPr>
        <w:t xml:space="preserve"> and are satisfied in the first instance by documentation, by a third-party certification or report where held, or by a pooled audit serving several of STP's clients. An on-site audit at Founders1 requires reasonable notice, is limited to the service, may be conducted by an independent auditor bound to confidentiality, and does not extend to the identity of procurement routes (clause 6.1). Founders1 may charge its reasonable cost for effort going beyond the documentation named above.</w:t>
      </w:r>
    </w:p>
    <w:p w14:paraId="3FBFA485" w14:textId="77777777" w:rsidR="00223A6C" w:rsidRDefault="00223A6C">
      <w:pPr>
        <w:pStyle w:val="berschrift2"/>
        <w:rPr>
          <w:rFonts w:eastAsia="Times New Roman"/>
        </w:rPr>
      </w:pPr>
      <w:bookmarkStart w:id="359" w:name="_Toc241436701"/>
      <w:bookmarkStart w:id="360" w:name="_Toc240374314"/>
      <w:r>
        <w:rPr>
          <w:rFonts w:eastAsia="Times New Roman"/>
        </w:rPr>
        <w:t>10 Data protection</w:t>
      </w:r>
      <w:bookmarkEnd w:id="359"/>
      <w:bookmarkEnd w:id="360"/>
    </w:p>
    <w:p w14:paraId="36175E1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10.1</w:t>
      </w:r>
      <w:r>
        <w:rPr>
          <w:rFonts w:ascii="Calibri" w:hAnsi="Calibri" w:cs="Calibri"/>
          <w:b/>
          <w:bCs/>
          <w:color w:val="222233"/>
          <w:sz w:val="21"/>
          <w:szCs w:val="21"/>
        </w:rPr>
        <w:t> </w:t>
      </w:r>
    </w:p>
    <w:p w14:paraId="3981F8D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Documents contain personal data of directors, shareholders and beneficial owners. The parties act as </w:t>
      </w:r>
      <w:r>
        <w:rPr>
          <w:rStyle w:val="Fett"/>
          <w:rFonts w:ascii="Calibri" w:hAnsi="Calibri" w:cs="Calibri"/>
          <w:color w:val="222233"/>
          <w:sz w:val="21"/>
          <w:szCs w:val="21"/>
        </w:rPr>
        <w:t>independent controllers</w:t>
      </w:r>
      <w:r>
        <w:rPr>
          <w:rFonts w:ascii="Calibri" w:hAnsi="Calibri" w:cs="Calibri"/>
          <w:color w:val="222233"/>
          <w:sz w:val="21"/>
          <w:szCs w:val="21"/>
        </w:rPr>
        <w:t xml:space="preserve"> within the meaning of Art. 4 No. 7 GDPR. This Agreement establishes no processing on behalf of a controller under Art. 28 GDPR.</w:t>
      </w:r>
    </w:p>
    <w:p w14:paraId="4A343170"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10.2</w:t>
      </w:r>
      <w:r>
        <w:rPr>
          <w:rFonts w:ascii="Calibri" w:hAnsi="Calibri" w:cs="Calibri"/>
          <w:b/>
          <w:bCs/>
          <w:color w:val="222233"/>
          <w:sz w:val="21"/>
          <w:szCs w:val="21"/>
        </w:rPr>
        <w:t> </w:t>
      </w:r>
    </w:p>
    <w:p w14:paraId="4F596DA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Each party is responsible for the lawfulness of its own processing, for its own information duties, and for assessing its own reliance on Art. 14 (5) GDPR.</w:t>
      </w:r>
    </w:p>
    <w:p w14:paraId="34D082F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10.3</w:t>
      </w:r>
      <w:r>
        <w:rPr>
          <w:rFonts w:ascii="Calibri" w:hAnsi="Calibri" w:cs="Calibri"/>
          <w:b/>
          <w:bCs/>
          <w:color w:val="222233"/>
          <w:sz w:val="21"/>
          <w:szCs w:val="21"/>
        </w:rPr>
        <w:t> </w:t>
      </w:r>
    </w:p>
    <w:p w14:paraId="3E3C719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arrangement under Art. 26 / Art. 14 GDPR and the technical and organisational measures are set out in Annex 3.</w:t>
      </w:r>
    </w:p>
    <w:p w14:paraId="2FDF0C2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10.4</w:t>
      </w:r>
      <w:r>
        <w:rPr>
          <w:rFonts w:ascii="Calibri" w:hAnsi="Calibri" w:cs="Calibri"/>
          <w:b/>
          <w:bCs/>
          <w:color w:val="222233"/>
          <w:sz w:val="21"/>
          <w:szCs w:val="21"/>
        </w:rPr>
        <w:t> </w:t>
      </w:r>
    </w:p>
    <w:p w14:paraId="1AE2A4B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Each party informs the other without undue delay of a personal data breach affecting data received from the other, and forwards data-subject requests that the other must answer.</w:t>
      </w:r>
    </w:p>
    <w:p w14:paraId="03D4D054" w14:textId="77777777" w:rsidR="00223A6C" w:rsidRDefault="00223A6C">
      <w:pPr>
        <w:pStyle w:val="berschrift2"/>
        <w:rPr>
          <w:rFonts w:eastAsia="Times New Roman"/>
        </w:rPr>
      </w:pPr>
      <w:bookmarkStart w:id="361" w:name="_Toc241436702"/>
      <w:bookmarkStart w:id="362" w:name="_Toc240374315"/>
      <w:r>
        <w:rPr>
          <w:rFonts w:eastAsia="Times New Roman"/>
        </w:rPr>
        <w:t>11 Confidentiality</w:t>
      </w:r>
      <w:bookmarkEnd w:id="361"/>
      <w:bookmarkEnd w:id="362"/>
    </w:p>
    <w:p w14:paraId="1648D89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11.1</w:t>
      </w:r>
      <w:r>
        <w:rPr>
          <w:rFonts w:ascii="Calibri" w:hAnsi="Calibri" w:cs="Calibri"/>
          <w:b/>
          <w:bCs/>
          <w:color w:val="222233"/>
          <w:sz w:val="21"/>
          <w:szCs w:val="21"/>
        </w:rPr>
        <w:t> </w:t>
      </w:r>
    </w:p>
    <w:p w14:paraId="03A9196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Each party keeps the other's confidential information secret and uses it only for the purposes of this Agreement, during the term and for </w:t>
      </w:r>
      <w:r>
        <w:rPr>
          <w:rStyle w:val="Fett"/>
          <w:rFonts w:ascii="Calibri" w:hAnsi="Calibri" w:cs="Calibri"/>
          <w:color w:val="222233"/>
          <w:sz w:val="21"/>
          <w:szCs w:val="21"/>
        </w:rPr>
        <w:t>five years</w:t>
      </w:r>
      <w:r>
        <w:rPr>
          <w:rFonts w:ascii="Calibri" w:hAnsi="Calibri" w:cs="Calibri"/>
          <w:color w:val="222233"/>
          <w:sz w:val="21"/>
          <w:szCs w:val="21"/>
        </w:rPr>
        <w:t xml:space="preserve"> thereafter. The procurement costs in Annex 2.1, and the information covered by clause 6.1, are confidential.</w:t>
      </w:r>
    </w:p>
    <w:p w14:paraId="09405F6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11.2</w:t>
      </w:r>
      <w:r>
        <w:rPr>
          <w:rFonts w:ascii="Calibri" w:hAnsi="Calibri" w:cs="Calibri"/>
          <w:b/>
          <w:bCs/>
          <w:color w:val="222233"/>
          <w:sz w:val="21"/>
          <w:szCs w:val="21"/>
        </w:rPr>
        <w:t> </w:t>
      </w:r>
    </w:p>
    <w:p w14:paraId="0597F9B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obligation does not apply to information that is public, was already lawfully known, is independently developed, or must be disclosed by law or authority; in the last case the other party is informed in advance where permitted.</w:t>
      </w:r>
    </w:p>
    <w:p w14:paraId="32537D0E" w14:textId="77777777" w:rsidR="00223A6C" w:rsidRDefault="00223A6C">
      <w:pPr>
        <w:pStyle w:val="berschrift2"/>
        <w:rPr>
          <w:rFonts w:eastAsia="Times New Roman"/>
        </w:rPr>
      </w:pPr>
      <w:bookmarkStart w:id="363" w:name="_Toc241436703"/>
      <w:bookmarkStart w:id="364" w:name="_Toc240374316"/>
      <w:r>
        <w:rPr>
          <w:rFonts w:eastAsia="Times New Roman"/>
        </w:rPr>
        <w:t>12 Warranty</w:t>
      </w:r>
      <w:bookmarkEnd w:id="363"/>
      <w:bookmarkEnd w:id="364"/>
    </w:p>
    <w:p w14:paraId="47F155E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12.1</w:t>
      </w:r>
      <w:r>
        <w:rPr>
          <w:rFonts w:ascii="Calibri" w:hAnsi="Calibri" w:cs="Calibri"/>
          <w:b/>
          <w:bCs/>
          <w:color w:val="222233"/>
          <w:sz w:val="21"/>
          <w:szCs w:val="21"/>
        </w:rPr>
        <w:t> </w:t>
      </w:r>
    </w:p>
    <w:p w14:paraId="107A6F1E" w14:textId="77777777" w:rsidR="00223A6C" w:rsidRDefault="00223A6C">
      <w:pPr>
        <w:pStyle w:val="StandardWeb"/>
        <w:rPr>
          <w:rFonts w:ascii="Calibri" w:hAnsi="Calibri" w:cs="Calibri"/>
          <w:color w:val="222233"/>
          <w:sz w:val="21"/>
          <w:szCs w:val="21"/>
        </w:rPr>
      </w:pPr>
      <w:commentRangeStart w:id="365"/>
      <w:commentRangeStart w:id="366"/>
      <w:r>
        <w:rPr>
          <w:rFonts w:ascii="Calibri" w:hAnsi="Calibri" w:cs="Calibri"/>
          <w:color w:val="222233"/>
          <w:sz w:val="21"/>
          <w:szCs w:val="21"/>
        </w:rPr>
        <w:t xml:space="preserve">Founders1 warrants that </w:t>
      </w:r>
      <w:ins w:id="367" w:author="Eckhard Ortwein" w:date="2026-09-27T21:24:00Z" w16du:dateUtc="2026-09-27T19:24:00Z">
        <w:r>
          <w:rPr>
            <w:rStyle w:val="Fett"/>
            <w:rFonts w:ascii="Calibri" w:hAnsi="Calibri" w:cs="Calibri"/>
            <w:color w:val="222233"/>
            <w:sz w:val="21"/>
            <w:szCs w:val="21"/>
          </w:rPr>
          <w:t>the content of each Document delivered to STP corresponds to the content of the register concerned at the time of retrieval</w:t>
        </w:r>
        <w:r>
          <w:rPr>
            <w:rFonts w:ascii="Calibri" w:hAnsi="Calibri" w:cs="Calibri"/>
            <w:color w:val="222233"/>
            <w:sz w:val="21"/>
            <w:szCs w:val="21"/>
          </w:rPr>
          <w:t xml:space="preserve"> by Founders1 or by the third party it engages for that purpose, that </w:t>
        </w:r>
      </w:ins>
      <w:r>
        <w:rPr>
          <w:rFonts w:ascii="Calibri" w:hAnsi="Calibri" w:cs="Calibri"/>
          <w:color w:val="222233"/>
          <w:sz w:val="21"/>
          <w:szCs w:val="21"/>
        </w:rPr>
        <w:t>it procures with professional diligence</w:t>
      </w:r>
      <w:ins w:id="368" w:author="Eckhard Ortwein" w:date="2026-09-27T21:24:00Z" w16du:dateUtc="2026-09-27T19:24:00Z">
        <w:r>
          <w:rPr>
            <w:rFonts w:ascii="Calibri" w:hAnsi="Calibri" w:cs="Calibri"/>
            <w:color w:val="222233"/>
            <w:sz w:val="21"/>
            <w:szCs w:val="21"/>
          </w:rPr>
          <w:t>,</w:t>
        </w:r>
      </w:ins>
      <w:r>
        <w:rPr>
          <w:rFonts w:ascii="Calibri" w:hAnsi="Calibri" w:cs="Calibri"/>
          <w:color w:val="222233"/>
          <w:sz w:val="21"/>
          <w:szCs w:val="21"/>
        </w:rPr>
        <w:t xml:space="preserve"> and that the </w:t>
      </w:r>
      <w:r>
        <w:rPr>
          <w:rStyle w:val="Fett"/>
          <w:rFonts w:ascii="Calibri" w:hAnsi="Calibri" w:cs="Calibri"/>
          <w:color w:val="222233"/>
          <w:sz w:val="21"/>
          <w:szCs w:val="21"/>
        </w:rPr>
        <w:t>provenance metadata</w:t>
      </w:r>
      <w:r>
        <w:rPr>
          <w:rFonts w:ascii="Calibri" w:hAnsi="Calibri" w:cs="Calibri"/>
          <w:color w:val="222233"/>
          <w:sz w:val="21"/>
          <w:szCs w:val="21"/>
        </w:rPr>
        <w:t xml:space="preserve"> delivered with each Document — source reference, retrieval date, content date, evidence level, version — is accurate.</w:t>
      </w:r>
      <w:commentRangeEnd w:id="365"/>
      <w:r w:rsidR="00E63A7A">
        <w:rPr>
          <w:rStyle w:val="Kommentarzeichen"/>
          <w:rFonts w:ascii="Calibri" w:hAnsi="Calibri" w:cs="Calibri"/>
          <w:color w:val="222233"/>
          <w:sz w:val="21"/>
          <w:szCs w:val="21"/>
        </w:rPr>
        <w:commentReference w:id="365"/>
      </w:r>
      <w:commentRangeEnd w:id="366"/>
      <w:r w:rsidR="0083665F">
        <w:rPr>
          <w:rStyle w:val="Kommentarzeichen"/>
          <w:rFonts w:ascii="Calibri" w:hAnsi="Calibri" w:cs="Calibri"/>
          <w:color w:val="222233"/>
          <w:sz w:val="21"/>
          <w:szCs w:val="21"/>
        </w:rPr>
        <w:commentReference w:id="366"/>
      </w:r>
    </w:p>
    <w:p w14:paraId="44059BB4"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12.2</w:t>
      </w:r>
      <w:r>
        <w:rPr>
          <w:rFonts w:ascii="Calibri" w:hAnsi="Calibri" w:cs="Calibri"/>
          <w:b/>
          <w:bCs/>
          <w:color w:val="222233"/>
          <w:sz w:val="21"/>
          <w:szCs w:val="21"/>
        </w:rPr>
        <w:t> </w:t>
      </w:r>
    </w:p>
    <w:p w14:paraId="26331F0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does </w:t>
      </w:r>
      <w:commentRangeStart w:id="369"/>
      <w:commentRangeStart w:id="370"/>
      <w:r>
        <w:rPr>
          <w:rStyle w:val="Fett"/>
          <w:rFonts w:ascii="Calibri" w:hAnsi="Calibri" w:cs="Calibri"/>
          <w:color w:val="222233"/>
          <w:sz w:val="21"/>
          <w:szCs w:val="21"/>
        </w:rPr>
        <w:t>not</w:t>
      </w:r>
      <w:r>
        <w:rPr>
          <w:rFonts w:ascii="Calibri" w:hAnsi="Calibri" w:cs="Calibri"/>
          <w:color w:val="222233"/>
          <w:sz w:val="21"/>
          <w:szCs w:val="21"/>
        </w:rPr>
        <w:t xml:space="preserve"> warrant the accuracy, completeness or currency of the content of the register itself</w:t>
      </w:r>
      <w:commentRangeEnd w:id="369"/>
      <w:r w:rsidR="00E63A7A">
        <w:rPr>
          <w:rStyle w:val="Kommentarzeichen"/>
          <w:rFonts w:ascii="Calibri" w:hAnsi="Calibri" w:cs="Calibri"/>
          <w:color w:val="222233"/>
          <w:sz w:val="21"/>
          <w:szCs w:val="21"/>
        </w:rPr>
        <w:commentReference w:id="369"/>
      </w:r>
      <w:commentRangeEnd w:id="370"/>
      <w:r w:rsidR="0083665F">
        <w:rPr>
          <w:rStyle w:val="Kommentarzeichen"/>
          <w:rFonts w:ascii="Calibri" w:hAnsi="Calibri" w:cs="Calibri"/>
          <w:color w:val="222233"/>
          <w:sz w:val="21"/>
          <w:szCs w:val="21"/>
        </w:rPr>
        <w:commentReference w:id="370"/>
      </w:r>
      <w:r>
        <w:rPr>
          <w:rFonts w:ascii="Calibri" w:hAnsi="Calibri" w:cs="Calibri"/>
          <w:color w:val="222233"/>
          <w:sz w:val="21"/>
          <w:szCs w:val="21"/>
        </w:rPr>
        <w:t xml:space="preserve">, nor that a given document exists in a given jurisdiction or for a given legal form. What is owed is the </w:t>
      </w:r>
      <w:ins w:id="371" w:author="Eckhard Ortwein" w:date="2026-09-27T21:24:00Z" w16du:dateUtc="2026-09-27T19:24:00Z">
        <w:r>
          <w:rPr>
            <w:rFonts w:ascii="Calibri" w:hAnsi="Calibri" w:cs="Calibri"/>
            <w:color w:val="222233"/>
            <w:sz w:val="21"/>
            <w:szCs w:val="21"/>
          </w:rPr>
          <w:t xml:space="preserve">correct retrieval of what the register publishes, its delivery to STP, and the </w:t>
        </w:r>
      </w:ins>
      <w:r>
        <w:rPr>
          <w:rFonts w:ascii="Calibri" w:hAnsi="Calibri" w:cs="Calibri"/>
          <w:color w:val="222233"/>
          <w:sz w:val="21"/>
          <w:szCs w:val="21"/>
        </w:rPr>
        <w:t>classification and the answer set out in Annex 1, including the answer “not available”.</w:t>
      </w:r>
    </w:p>
    <w:p w14:paraId="123968AB"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12.3</w:t>
      </w:r>
      <w:r>
        <w:rPr>
          <w:rFonts w:ascii="Calibri" w:hAnsi="Calibri" w:cs="Calibri"/>
          <w:b/>
          <w:bCs/>
          <w:color w:val="222233"/>
          <w:sz w:val="21"/>
          <w:szCs w:val="21"/>
        </w:rPr>
        <w:t> </w:t>
      </w:r>
    </w:p>
    <w:p w14:paraId="3F7132E6" w14:textId="77777777" w:rsidR="00223A6C" w:rsidRDefault="00223A6C">
      <w:pPr>
        <w:pStyle w:val="StandardWeb"/>
        <w:rPr>
          <w:rFonts w:ascii="Calibri" w:hAnsi="Calibri" w:cs="Calibri"/>
          <w:color w:val="222233"/>
          <w:sz w:val="21"/>
          <w:szCs w:val="21"/>
        </w:rPr>
      </w:pPr>
      <w:commentRangeStart w:id="372"/>
      <w:commentRangeStart w:id="373"/>
      <w:r>
        <w:rPr>
          <w:rFonts w:ascii="Calibri" w:hAnsi="Calibri" w:cs="Calibri"/>
          <w:color w:val="222233"/>
          <w:sz w:val="21"/>
          <w:szCs w:val="21"/>
        </w:rPr>
        <w:t>A defect exists where a Document does not correspond to the order</w:t>
      </w:r>
      <w:ins w:id="374" w:author="Eckhard Ortwein" w:date="2026-09-27T21:24:00Z" w16du:dateUtc="2026-09-27T19:24:00Z">
        <w:r>
          <w:rPr>
            <w:rFonts w:ascii="Calibri" w:hAnsi="Calibri" w:cs="Calibri"/>
            <w:color w:val="222233"/>
            <w:sz w:val="21"/>
            <w:szCs w:val="21"/>
          </w:rPr>
          <w:t>, to the content of the register at the time of retrieval,</w:t>
        </w:r>
      </w:ins>
      <w:r>
        <w:rPr>
          <w:rFonts w:ascii="Calibri" w:hAnsi="Calibri" w:cs="Calibri"/>
          <w:color w:val="222233"/>
          <w:sz w:val="21"/>
          <w:szCs w:val="21"/>
        </w:rPr>
        <w:t xml:space="preserve"> or to its provenance metadata. Founders1 remedies it by re-procuring at no charge or by crediting the price of the Case.</w:t>
      </w:r>
      <w:commentRangeEnd w:id="372"/>
      <w:r w:rsidR="00413383">
        <w:rPr>
          <w:rStyle w:val="Kommentarzeichen"/>
          <w:rFonts w:ascii="Calibri" w:hAnsi="Calibri" w:cs="Calibri"/>
          <w:color w:val="222233"/>
          <w:sz w:val="21"/>
          <w:szCs w:val="21"/>
        </w:rPr>
        <w:commentReference w:id="372"/>
      </w:r>
      <w:commentRangeEnd w:id="373"/>
      <w:r w:rsidR="0083665F">
        <w:rPr>
          <w:rStyle w:val="Kommentarzeichen"/>
          <w:rFonts w:ascii="Calibri" w:hAnsi="Calibri" w:cs="Calibri"/>
          <w:color w:val="222233"/>
          <w:sz w:val="21"/>
          <w:szCs w:val="21"/>
        </w:rPr>
        <w:commentReference w:id="373"/>
      </w:r>
    </w:p>
    <w:p w14:paraId="74BA8608"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12.4</w:t>
      </w:r>
      <w:r>
        <w:rPr>
          <w:rFonts w:ascii="Calibri" w:hAnsi="Calibri" w:cs="Calibri"/>
          <w:b/>
          <w:bCs/>
          <w:color w:val="222233"/>
          <w:sz w:val="21"/>
          <w:szCs w:val="21"/>
        </w:rPr>
        <w:t> </w:t>
      </w:r>
    </w:p>
    <w:p w14:paraId="32B4D10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 guarantee.</w:t>
      </w:r>
      <w:r>
        <w:rPr>
          <w:rFonts w:ascii="Calibri" w:eastAsia="Times New Roman" w:hAnsi="Calibri" w:cs="Calibri"/>
          <w:color w:val="222233"/>
          <w:sz w:val="21"/>
          <w:szCs w:val="21"/>
        </w:rPr>
        <w:t xml:space="preserve"> The undertakings in this clause 12 are contractual obligations. They are </w:t>
      </w:r>
      <w:r>
        <w:rPr>
          <w:rStyle w:val="Fett"/>
          <w:rFonts w:ascii="Calibri" w:eastAsia="Times New Roman" w:hAnsi="Calibri" w:cs="Calibri"/>
          <w:color w:val="222233"/>
          <w:sz w:val="21"/>
          <w:szCs w:val="21"/>
        </w:rPr>
        <w:t>not guarantees (Garantien) or warranted characteristics within the meaning of clause 13.1</w:t>
      </w:r>
      <w:r>
        <w:rPr>
          <w:rFonts w:ascii="Calibri" w:eastAsia="Times New Roman" w:hAnsi="Calibri" w:cs="Calibri"/>
          <w:color w:val="222233"/>
          <w:sz w:val="21"/>
          <w:szCs w:val="21"/>
        </w:rPr>
        <w:t>, and neither party's conduct is to be construed as assuming one. Liability for their breach follows clause 13.2.</w:t>
      </w:r>
    </w:p>
    <w:p w14:paraId="5DC2BCA6" w14:textId="77777777" w:rsidR="00223A6C" w:rsidRDefault="00223A6C">
      <w:pPr>
        <w:pStyle w:val="berschrift2"/>
        <w:rPr>
          <w:rFonts w:eastAsia="Times New Roman"/>
        </w:rPr>
      </w:pPr>
      <w:bookmarkStart w:id="375" w:name="_Toc241436704"/>
      <w:bookmarkStart w:id="376" w:name="_Toc240374317"/>
      <w:r>
        <w:rPr>
          <w:rFonts w:eastAsia="Times New Roman"/>
        </w:rPr>
        <w:t>13 Liability</w:t>
      </w:r>
      <w:bookmarkEnd w:id="375"/>
      <w:bookmarkEnd w:id="376"/>
    </w:p>
    <w:p w14:paraId="12CC095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13.1</w:t>
      </w:r>
      <w:r>
        <w:rPr>
          <w:rFonts w:ascii="Calibri" w:hAnsi="Calibri" w:cs="Calibri"/>
          <w:b/>
          <w:bCs/>
          <w:color w:val="222233"/>
          <w:sz w:val="21"/>
          <w:szCs w:val="21"/>
        </w:rPr>
        <w:t> </w:t>
      </w:r>
    </w:p>
    <w:p w14:paraId="3890258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is liable without limitation for intent and gross negligence, for injury to life, body or health, under the Produkthaftungsgesetz, for guarantees given, and for fraudulently concealed defects.</w:t>
      </w:r>
    </w:p>
    <w:p w14:paraId="0CFD7A3A"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13.2</w:t>
      </w:r>
      <w:r>
        <w:rPr>
          <w:rFonts w:ascii="Calibri" w:hAnsi="Calibri" w:cs="Calibri"/>
          <w:b/>
          <w:bCs/>
          <w:color w:val="222233"/>
          <w:sz w:val="21"/>
          <w:szCs w:val="21"/>
        </w:rPr>
        <w:t> </w:t>
      </w:r>
    </w:p>
    <w:p w14:paraId="7346BB0A" w14:textId="77777777" w:rsidR="00223A6C" w:rsidRDefault="00223A6C">
      <w:pPr>
        <w:pStyle w:val="StandardWeb"/>
        <w:rPr>
          <w:rFonts w:ascii="Calibri" w:hAnsi="Calibri" w:cs="Calibri"/>
          <w:color w:val="222233"/>
          <w:sz w:val="21"/>
          <w:szCs w:val="21"/>
        </w:rPr>
      </w:pPr>
      <w:commentRangeStart w:id="377"/>
      <w:commentRangeStart w:id="378"/>
      <w:r>
        <w:rPr>
          <w:rFonts w:ascii="Calibri" w:hAnsi="Calibri" w:cs="Calibri"/>
          <w:color w:val="222233"/>
          <w:sz w:val="21"/>
          <w:szCs w:val="21"/>
        </w:rPr>
        <w:t xml:space="preserve">In cases of slight negligence Founders1 is liable only for breach of an obligation essential to the purpose of this Agreement, limited to the foreseeable damage typical for this type of contract, and in aggregate per contract year to </w:t>
      </w:r>
      <w:del w:id="379" w:author="Eckhard Ortwein" w:date="2026-09-27T21:24:00Z" w16du:dateUtc="2026-09-27T19:24:00Z">
        <w:r w:rsidR="00A31CFC" w:rsidRPr="0040708E">
          <w:rPr>
            <w:rStyle w:val="Fett"/>
            <w:rFonts w:ascii="Calibri" w:hAnsi="Calibri" w:cs="Calibri"/>
            <w:color w:val="222233"/>
            <w:sz w:val="21"/>
            <w:szCs w:val="21"/>
            <w:lang w:val="en-US"/>
          </w:rPr>
          <w:delText>Founders1's share</w:delText>
        </w:r>
      </w:del>
      <w:ins w:id="380" w:author="Eckhard Ortwein" w:date="2026-09-27T21:24:00Z" w16du:dateUtc="2026-09-27T19:24:00Z">
        <w:r>
          <w:rPr>
            <w:rStyle w:val="Fett"/>
            <w:rFonts w:ascii="Calibri" w:hAnsi="Calibri" w:cs="Calibri"/>
            <w:color w:val="222233"/>
            <w:sz w:val="21"/>
            <w:szCs w:val="21"/>
          </w:rPr>
          <w:t>the Fixed Fees paid</w:t>
        </w:r>
      </w:ins>
      <w:r>
        <w:rPr>
          <w:rStyle w:val="Fett"/>
          <w:rFonts w:ascii="Calibri" w:hAnsi="Calibri" w:cs="Calibri"/>
          <w:color w:val="222233"/>
          <w:sz w:val="21"/>
          <w:szCs w:val="21"/>
        </w:rPr>
        <w:t xml:space="preserve"> under clause 8.2 in the preceding twelve months</w:t>
      </w:r>
      <w:del w:id="381" w:author="Eckhard Ortwein" w:date="2026-09-27T21:24:00Z" w16du:dateUtc="2026-09-27T19:24:00Z">
        <w:r w:rsidR="00A31CFC" w:rsidRPr="0040708E">
          <w:rPr>
            <w:rFonts w:ascii="Calibri" w:hAnsi="Calibri" w:cs="Calibri"/>
            <w:color w:val="222233"/>
            <w:sz w:val="21"/>
            <w:szCs w:val="21"/>
            <w:lang w:val="en-US"/>
          </w:rPr>
          <w:delText>.</w:delText>
        </w:r>
      </w:del>
      <w:ins w:id="382" w:author="Eckhard Ortwein" w:date="2026-09-27T21:24:00Z" w16du:dateUtc="2026-09-27T19:24:00Z">
        <w:r>
          <w:rPr>
            <w:rStyle w:val="Fett"/>
            <w:rFonts w:ascii="Calibri" w:hAnsi="Calibri" w:cs="Calibri"/>
            <w:color w:val="222233"/>
            <w:sz w:val="21"/>
            <w:szCs w:val="21"/>
          </w:rPr>
          <w:t>, and at least EUR [●]</w:t>
        </w:r>
        <w:r>
          <w:rPr>
            <w:rFonts w:ascii="Calibri" w:hAnsi="Calibri" w:cs="Calibri"/>
            <w:color w:val="222233"/>
            <w:sz w:val="21"/>
            <w:szCs w:val="21"/>
          </w:rPr>
          <w:t>.</w:t>
        </w:r>
      </w:ins>
      <w:r>
        <w:rPr>
          <w:rFonts w:ascii="Calibri" w:hAnsi="Calibri" w:cs="Calibri"/>
          <w:color w:val="222233"/>
          <w:sz w:val="21"/>
          <w:szCs w:val="21"/>
        </w:rPr>
        <w:t xml:space="preserve"> Procurement cost </w:t>
      </w:r>
      <w:del w:id="383" w:author="Eckhard Ortwein" w:date="2026-09-27T21:24:00Z" w16du:dateUtc="2026-09-27T19:24:00Z">
        <w:r w:rsidR="00A31CFC" w:rsidRPr="0040708E">
          <w:rPr>
            <w:rFonts w:ascii="Calibri" w:hAnsi="Calibri" w:cs="Calibri"/>
            <w:color w:val="222233"/>
            <w:sz w:val="21"/>
            <w:szCs w:val="21"/>
            <w:lang w:val="en-US"/>
          </w:rPr>
          <w:delText>reimbursed to Founders1</w:delText>
        </w:r>
      </w:del>
      <w:ins w:id="384" w:author="Eckhard Ortwein" w:date="2026-09-27T21:24:00Z" w16du:dateUtc="2026-09-27T19:24:00Z">
        <w:r>
          <w:rPr>
            <w:rFonts w:ascii="Calibri" w:hAnsi="Calibri" w:cs="Calibri"/>
            <w:color w:val="222233"/>
            <w:sz w:val="21"/>
            <w:szCs w:val="21"/>
          </w:rPr>
          <w:t>paid</w:t>
        </w:r>
      </w:ins>
      <w:r>
        <w:rPr>
          <w:rFonts w:ascii="Calibri" w:hAnsi="Calibri" w:cs="Calibri"/>
          <w:color w:val="222233"/>
          <w:sz w:val="21"/>
          <w:szCs w:val="21"/>
        </w:rPr>
        <w:t xml:space="preserve"> under clauses 8.2</w:t>
      </w:r>
      <w:del w:id="385" w:author="Eckhard Ortwein" w:date="2026-09-27T21:24:00Z" w16du:dateUtc="2026-09-27T19:24:00Z">
        <w:r w:rsidR="00A31CFC" w:rsidRPr="0040708E">
          <w:rPr>
            <w:rFonts w:ascii="Calibri" w:hAnsi="Calibri" w:cs="Calibri"/>
            <w:color w:val="222233"/>
            <w:sz w:val="21"/>
            <w:szCs w:val="21"/>
            <w:lang w:val="en-US"/>
          </w:rPr>
          <w:delText>, 8.3</w:delText>
        </w:r>
      </w:del>
      <w:r>
        <w:rPr>
          <w:rFonts w:ascii="Calibri" w:hAnsi="Calibri" w:cs="Calibri"/>
          <w:color w:val="222233"/>
          <w:sz w:val="21"/>
          <w:szCs w:val="21"/>
        </w:rPr>
        <w:t xml:space="preserve"> and 8.7 is a pass-through of third-party cost and does not form part of </w:t>
      </w:r>
      <w:del w:id="386" w:author="Eckhard Ortwein" w:date="2026-09-27T21:24:00Z" w16du:dateUtc="2026-09-27T19:24:00Z">
        <w:r w:rsidR="00A31CFC" w:rsidRPr="0040708E">
          <w:rPr>
            <w:rFonts w:ascii="Calibri" w:hAnsi="Calibri" w:cs="Calibri"/>
            <w:color w:val="222233"/>
            <w:sz w:val="21"/>
            <w:szCs w:val="21"/>
            <w:lang w:val="en-US"/>
          </w:rPr>
          <w:delText>that amount</w:delText>
        </w:r>
      </w:del>
      <w:ins w:id="387" w:author="Eckhard Ortwein" w:date="2026-09-27T21:24:00Z" w16du:dateUtc="2026-09-27T19:24:00Z">
        <w:r>
          <w:rPr>
            <w:rFonts w:ascii="Calibri" w:hAnsi="Calibri" w:cs="Calibri"/>
            <w:color w:val="222233"/>
            <w:sz w:val="21"/>
            <w:szCs w:val="21"/>
          </w:rPr>
          <w:t>the Fixed Fees</w:t>
        </w:r>
      </w:ins>
      <w:r>
        <w:rPr>
          <w:rFonts w:ascii="Calibri" w:hAnsi="Calibri" w:cs="Calibri"/>
          <w:color w:val="222233"/>
          <w:sz w:val="21"/>
          <w:szCs w:val="21"/>
        </w:rPr>
        <w:t>.</w:t>
      </w:r>
      <w:commentRangeEnd w:id="377"/>
      <w:r w:rsidR="00413383">
        <w:rPr>
          <w:rStyle w:val="Kommentarzeichen"/>
          <w:rFonts w:ascii="Calibri" w:hAnsi="Calibri" w:cs="Calibri"/>
          <w:color w:val="222233"/>
          <w:sz w:val="21"/>
          <w:szCs w:val="21"/>
        </w:rPr>
        <w:commentReference w:id="377"/>
      </w:r>
      <w:commentRangeEnd w:id="378"/>
      <w:r w:rsidR="0083665F">
        <w:rPr>
          <w:rStyle w:val="Kommentarzeichen"/>
          <w:rFonts w:ascii="Calibri" w:hAnsi="Calibri" w:cs="Calibri"/>
          <w:color w:val="222233"/>
          <w:sz w:val="21"/>
          <w:szCs w:val="21"/>
        </w:rPr>
        <w:commentReference w:id="378"/>
      </w:r>
    </w:p>
    <w:p w14:paraId="7B8262C5"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13.3</w:t>
      </w:r>
      <w:r>
        <w:rPr>
          <w:rFonts w:ascii="Calibri" w:hAnsi="Calibri" w:cs="Calibri"/>
          <w:b/>
          <w:bCs/>
          <w:color w:val="222233"/>
          <w:sz w:val="21"/>
          <w:szCs w:val="21"/>
        </w:rPr>
        <w:t> </w:t>
      </w:r>
    </w:p>
    <w:p w14:paraId="54140E6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is not liable for decisions taken by STP or an End Client on the basis of registry content, nor for the regulatory consequences of an End Client's own AML assessment.</w:t>
      </w:r>
    </w:p>
    <w:p w14:paraId="2078B852" w14:textId="77777777" w:rsidR="00223A6C" w:rsidRDefault="00223A6C">
      <w:pPr>
        <w:pStyle w:val="berschrift2"/>
        <w:rPr>
          <w:rFonts w:eastAsia="Times New Roman"/>
        </w:rPr>
      </w:pPr>
      <w:bookmarkStart w:id="388" w:name="_Toc241436705"/>
      <w:bookmarkStart w:id="389" w:name="_Toc240374318"/>
      <w:r>
        <w:rPr>
          <w:rFonts w:eastAsia="Times New Roman"/>
        </w:rPr>
        <w:t>14 Term and termination</w:t>
      </w:r>
      <w:bookmarkEnd w:id="388"/>
      <w:bookmarkEnd w:id="389"/>
    </w:p>
    <w:p w14:paraId="5243D8C9"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14.1</w:t>
      </w:r>
      <w:r>
        <w:rPr>
          <w:rFonts w:ascii="Calibri" w:hAnsi="Calibri" w:cs="Calibri"/>
          <w:b/>
          <w:bCs/>
          <w:color w:val="222233"/>
          <w:sz w:val="21"/>
          <w:szCs w:val="21"/>
        </w:rPr>
        <w:t> </w:t>
      </w:r>
    </w:p>
    <w:p w14:paraId="0FE07D4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Agreement begins on signature and runs for </w:t>
      </w:r>
      <w:del w:id="390" w:author="Eckhard Ortwein" w:date="2026-09-27T21:24:00Z" w16du:dateUtc="2026-09-27T19:24:00Z">
        <w:r w:rsidR="00A31CFC" w:rsidRPr="0040708E">
          <w:rPr>
            <w:rFonts w:ascii="Calibri" w:hAnsi="Calibri" w:cs="Calibri"/>
            <w:color w:val="222233"/>
            <w:sz w:val="21"/>
            <w:szCs w:val="21"/>
            <w:lang w:val="en-US"/>
          </w:rPr>
          <w:delText>an initial</w:delText>
        </w:r>
      </w:del>
      <w:ins w:id="391" w:author="Eckhard Ortwein" w:date="2026-09-27T21:24:00Z" w16du:dateUtc="2026-09-27T19:24:00Z">
        <w:r>
          <w:rPr>
            <w:rFonts w:ascii="Calibri" w:hAnsi="Calibri" w:cs="Calibri"/>
            <w:color w:val="222233"/>
            <w:sz w:val="21"/>
            <w:szCs w:val="21"/>
          </w:rPr>
          <w:t xml:space="preserve">a </w:t>
        </w:r>
        <w:r>
          <w:rPr>
            <w:rStyle w:val="Fett"/>
            <w:rFonts w:ascii="Calibri" w:hAnsi="Calibri" w:cs="Calibri"/>
            <w:color w:val="222233"/>
            <w:sz w:val="21"/>
            <w:szCs w:val="21"/>
          </w:rPr>
          <w:t>pilot</w:t>
        </w:r>
      </w:ins>
      <w:r>
        <w:rPr>
          <w:rStyle w:val="Fett"/>
          <w:rFonts w:ascii="Calibri" w:hAnsi="Calibri" w:cs="Calibri"/>
          <w:color w:val="222233"/>
          <w:sz w:val="21"/>
          <w:szCs w:val="21"/>
        </w:rPr>
        <w:t xml:space="preserve"> </w:t>
      </w:r>
      <w:commentRangeStart w:id="392"/>
      <w:commentRangeStart w:id="393"/>
      <w:r>
        <w:rPr>
          <w:rStyle w:val="Fett"/>
          <w:rFonts w:ascii="Calibri" w:hAnsi="Calibri" w:cs="Calibri"/>
          <w:color w:val="222233"/>
          <w:sz w:val="21"/>
          <w:szCs w:val="21"/>
        </w:rPr>
        <w:t xml:space="preserve">term of </w:t>
      </w:r>
      <w:del w:id="394" w:author="Eckhard Ortwein" w:date="2026-09-27T21:24:00Z" w16du:dateUtc="2026-09-27T19:24:00Z">
        <w:r w:rsidR="00A31CFC" w:rsidRPr="0040708E">
          <w:rPr>
            <w:rStyle w:val="Fett"/>
            <w:rFonts w:ascii="Calibri" w:hAnsi="Calibri" w:cs="Calibri"/>
            <w:color w:val="222233"/>
            <w:sz w:val="21"/>
            <w:szCs w:val="21"/>
            <w:lang w:val="en-US"/>
          </w:rPr>
          <w:delText>24</w:delText>
        </w:r>
      </w:del>
      <w:ins w:id="395" w:author="Eckhard Ortwein" w:date="2026-09-27T21:24:00Z" w16du:dateUtc="2026-09-27T19:24:00Z">
        <w:r>
          <w:rPr>
            <w:rStyle w:val="Fett"/>
            <w:rFonts w:ascii="Calibri" w:hAnsi="Calibri" w:cs="Calibri"/>
            <w:color w:val="222233"/>
            <w:sz w:val="21"/>
            <w:szCs w:val="21"/>
          </w:rPr>
          <w:t>6</w:t>
        </w:r>
      </w:ins>
      <w:r>
        <w:rPr>
          <w:rStyle w:val="Fett"/>
          <w:rFonts w:ascii="Calibri" w:hAnsi="Calibri" w:cs="Calibri"/>
          <w:color w:val="222233"/>
          <w:sz w:val="21"/>
          <w:szCs w:val="21"/>
        </w:rPr>
        <w:t xml:space="preserve"> months</w:t>
      </w:r>
      <w:commentRangeEnd w:id="392"/>
      <w:r w:rsidR="00413383">
        <w:rPr>
          <w:rStyle w:val="Kommentarzeichen"/>
          <w:rFonts w:ascii="Calibri" w:hAnsi="Calibri" w:cs="Calibri"/>
          <w:color w:val="222233"/>
          <w:sz w:val="21"/>
          <w:szCs w:val="21"/>
        </w:rPr>
        <w:commentReference w:id="392"/>
      </w:r>
      <w:commentRangeEnd w:id="393"/>
      <w:r w:rsidR="0083665F">
        <w:rPr>
          <w:rStyle w:val="Kommentarzeichen"/>
          <w:rFonts w:ascii="Calibri" w:hAnsi="Calibri" w:cs="Calibri"/>
          <w:color w:val="222233"/>
          <w:sz w:val="21"/>
          <w:szCs w:val="21"/>
        </w:rPr>
        <w:commentReference w:id="393"/>
      </w:r>
      <w:r>
        <w:rPr>
          <w:rFonts w:ascii="Calibri" w:hAnsi="Calibri" w:cs="Calibri"/>
          <w:color w:val="222233"/>
          <w:sz w:val="21"/>
          <w:szCs w:val="21"/>
        </w:rPr>
        <w:t xml:space="preserve">. It </w:t>
      </w:r>
      <w:ins w:id="396" w:author="Eckhard Ortwein" w:date="2026-09-27T21:24:00Z" w16du:dateUtc="2026-09-27T19:24:00Z">
        <w:r>
          <w:rPr>
            <w:rFonts w:ascii="Calibri" w:hAnsi="Calibri" w:cs="Calibri"/>
            <w:color w:val="222233"/>
            <w:sz w:val="21"/>
            <w:szCs w:val="21"/>
          </w:rPr>
          <w:t xml:space="preserve">then </w:t>
        </w:r>
      </w:ins>
      <w:r>
        <w:rPr>
          <w:rFonts w:ascii="Calibri" w:hAnsi="Calibri" w:cs="Calibri"/>
          <w:color w:val="222233"/>
          <w:sz w:val="21"/>
          <w:szCs w:val="21"/>
        </w:rPr>
        <w:t xml:space="preserve">renews </w:t>
      </w:r>
      <w:ins w:id="397" w:author="Eckhard Ortwein" w:date="2026-09-27T21:24:00Z" w16du:dateUtc="2026-09-27T19:24:00Z">
        <w:r>
          <w:rPr>
            <w:rFonts w:ascii="Calibri" w:hAnsi="Calibri" w:cs="Calibri"/>
            <w:color w:val="222233"/>
            <w:sz w:val="21"/>
            <w:szCs w:val="21"/>
          </w:rPr>
          <w:t xml:space="preserve">for </w:t>
        </w:r>
        <w:r>
          <w:rPr>
            <w:rStyle w:val="Fett"/>
            <w:rFonts w:ascii="Calibri" w:hAnsi="Calibri" w:cs="Calibri"/>
            <w:color w:val="222233"/>
            <w:sz w:val="21"/>
            <w:szCs w:val="21"/>
          </w:rPr>
          <w:t>12 months</w:t>
        </w:r>
        <w:r>
          <w:rPr>
            <w:rFonts w:ascii="Calibri" w:hAnsi="Calibri" w:cs="Calibri"/>
            <w:color w:val="222233"/>
            <w:sz w:val="21"/>
            <w:szCs w:val="21"/>
          </w:rPr>
          <w:t xml:space="preserve">, and thereafter </w:t>
        </w:r>
      </w:ins>
      <w:r>
        <w:rPr>
          <w:rFonts w:ascii="Calibri" w:hAnsi="Calibri" w:cs="Calibri"/>
          <w:color w:val="222233"/>
          <w:sz w:val="21"/>
          <w:szCs w:val="21"/>
        </w:rPr>
        <w:t>by 12 months at a time</w:t>
      </w:r>
      <w:ins w:id="398" w:author="Eckhard Ortwein" w:date="2026-09-27T21:24:00Z" w16du:dateUtc="2026-09-27T19:24:00Z">
        <w:r>
          <w:rPr>
            <w:rFonts w:ascii="Calibri" w:hAnsi="Calibri" w:cs="Calibri"/>
            <w:color w:val="222233"/>
            <w:sz w:val="21"/>
            <w:szCs w:val="21"/>
          </w:rPr>
          <w:t>,</w:t>
        </w:r>
      </w:ins>
      <w:r>
        <w:rPr>
          <w:rFonts w:ascii="Calibri" w:hAnsi="Calibri" w:cs="Calibri"/>
          <w:color w:val="222233"/>
          <w:sz w:val="21"/>
          <w:szCs w:val="21"/>
        </w:rPr>
        <w:t xml:space="preserve"> unless terminated with </w:t>
      </w:r>
      <w:ins w:id="399" w:author="Eckhard Ortwein" w:date="2026-09-27T21:24:00Z" w16du:dateUtc="2026-09-27T19:24:00Z">
        <w:r>
          <w:rPr>
            <w:rFonts w:ascii="Calibri" w:hAnsi="Calibri" w:cs="Calibri"/>
            <w:color w:val="222233"/>
            <w:sz w:val="21"/>
            <w:szCs w:val="21"/>
          </w:rPr>
          <w:t xml:space="preserve">one month's notice to the end of the pilot term or with </w:t>
        </w:r>
      </w:ins>
      <w:r>
        <w:rPr>
          <w:rFonts w:ascii="Calibri" w:hAnsi="Calibri" w:cs="Calibri"/>
          <w:color w:val="222233"/>
          <w:sz w:val="21"/>
          <w:szCs w:val="21"/>
        </w:rPr>
        <w:t xml:space="preserve">three months' notice to the end of </w:t>
      </w:r>
      <w:del w:id="400" w:author="Eckhard Ortwein" w:date="2026-09-27T21:24:00Z" w16du:dateUtc="2026-09-27T19:24:00Z">
        <w:r w:rsidR="00A31CFC" w:rsidRPr="0040708E">
          <w:rPr>
            <w:rFonts w:ascii="Calibri" w:hAnsi="Calibri" w:cs="Calibri"/>
            <w:color w:val="222233"/>
            <w:sz w:val="21"/>
            <w:szCs w:val="21"/>
            <w:lang w:val="en-US"/>
          </w:rPr>
          <w:delText>a</w:delText>
        </w:r>
      </w:del>
      <w:ins w:id="401" w:author="Eckhard Ortwein" w:date="2026-09-27T21:24:00Z" w16du:dateUtc="2026-09-27T19:24:00Z">
        <w:r>
          <w:rPr>
            <w:rFonts w:ascii="Calibri" w:hAnsi="Calibri" w:cs="Calibri"/>
            <w:color w:val="222233"/>
            <w:sz w:val="21"/>
            <w:szCs w:val="21"/>
          </w:rPr>
          <w:t>any later</w:t>
        </w:r>
      </w:ins>
      <w:r>
        <w:rPr>
          <w:rFonts w:ascii="Calibri" w:hAnsi="Calibri" w:cs="Calibri"/>
          <w:color w:val="222233"/>
          <w:sz w:val="21"/>
          <w:szCs w:val="21"/>
        </w:rPr>
        <w:t xml:space="preserve"> term.</w:t>
      </w:r>
    </w:p>
    <w:p w14:paraId="3233A420"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14.2</w:t>
      </w:r>
      <w:r>
        <w:rPr>
          <w:rFonts w:ascii="Calibri" w:hAnsi="Calibri" w:cs="Calibri"/>
          <w:b/>
          <w:bCs/>
          <w:color w:val="222233"/>
          <w:sz w:val="21"/>
          <w:szCs w:val="21"/>
        </w:rPr>
        <w:t> </w:t>
      </w:r>
    </w:p>
    <w:p w14:paraId="022C3F7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right to terminate for cause remains unaffected.</w:t>
      </w:r>
    </w:p>
    <w:p w14:paraId="768B518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14.2a</w:t>
      </w:r>
      <w:r>
        <w:rPr>
          <w:rFonts w:ascii="Calibri" w:hAnsi="Calibri" w:cs="Calibri"/>
          <w:b/>
          <w:bCs/>
          <w:color w:val="222233"/>
          <w:sz w:val="21"/>
          <w:szCs w:val="21"/>
        </w:rPr>
        <w:t> </w:t>
      </w:r>
    </w:p>
    <w:p w14:paraId="59C49D90"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Loss of supply.</w:t>
      </w:r>
      <w:r>
        <w:rPr>
          <w:rFonts w:ascii="Calibri" w:eastAsia="Times New Roman" w:hAnsi="Calibri" w:cs="Calibri"/>
          <w:color w:val="222233"/>
          <w:sz w:val="21"/>
          <w:szCs w:val="21"/>
        </w:rPr>
        <w:t xml:space="preserve"> Where Founders1 </w:t>
      </w:r>
      <w:commentRangeStart w:id="402"/>
      <w:commentRangeStart w:id="403"/>
      <w:r>
        <w:rPr>
          <w:rFonts w:ascii="Calibri" w:eastAsia="Times New Roman" w:hAnsi="Calibri" w:cs="Calibri"/>
          <w:color w:val="222233"/>
          <w:sz w:val="21"/>
          <w:szCs w:val="21"/>
        </w:rPr>
        <w:t xml:space="preserve">permanently loses the ability to procure </w:t>
      </w:r>
      <w:commentRangeEnd w:id="402"/>
      <w:r w:rsidR="00413383">
        <w:rPr>
          <w:rStyle w:val="Kommentarzeichen"/>
          <w:rFonts w:ascii="Calibri" w:eastAsia="Times New Roman" w:hAnsi="Calibri" w:cs="Calibri"/>
          <w:color w:val="222233"/>
          <w:sz w:val="21"/>
          <w:szCs w:val="21"/>
        </w:rPr>
        <w:commentReference w:id="402"/>
      </w:r>
      <w:commentRangeEnd w:id="403"/>
      <w:r w:rsidR="0083665F">
        <w:rPr>
          <w:rStyle w:val="Kommentarzeichen"/>
          <w:rFonts w:ascii="Calibri" w:eastAsia="Times New Roman" w:hAnsi="Calibri" w:cs="Calibri"/>
          <w:color w:val="222233"/>
          <w:sz w:val="21"/>
          <w:szCs w:val="21"/>
        </w:rPr>
        <w:commentReference w:id="403"/>
      </w:r>
      <w:r>
        <w:rPr>
          <w:rFonts w:ascii="Calibri" w:eastAsia="Times New Roman" w:hAnsi="Calibri" w:cs="Calibri"/>
          <w:color w:val="222233"/>
          <w:sz w:val="21"/>
          <w:szCs w:val="21"/>
        </w:rPr>
        <w:t xml:space="preserve">in a jurisdiction, it notifies STP without undue delay and that jurisdiction falls away; STP owes nothing further for it. </w:t>
      </w:r>
      <w:del w:id="404" w:author="Eckhard Ortwein" w:date="2026-09-27T21:24:00Z" w16du:dateUtc="2026-09-27T19:24:00Z">
        <w:r w:rsidR="00A31CFC" w:rsidRPr="0040708E">
          <w:rPr>
            <w:rFonts w:ascii="Calibri" w:eastAsia="Times New Roman" w:hAnsi="Calibri" w:cs="Calibri"/>
            <w:color w:val="222233"/>
            <w:sz w:val="21"/>
            <w:szCs w:val="21"/>
            <w:lang w:val="en-US"/>
          </w:rPr>
          <w:delText>Where this</w:delText>
        </w:r>
      </w:del>
      <w:ins w:id="405" w:author="Eckhard Ortwein" w:date="2026-09-27T21:24:00Z" w16du:dateUtc="2026-09-27T19:24:00Z">
        <w:r>
          <w:rPr>
            <w:rFonts w:ascii="Calibri" w:eastAsia="Times New Roman" w:hAnsi="Calibri" w:cs="Calibri"/>
            <w:color w:val="222233"/>
            <w:sz w:val="21"/>
            <w:szCs w:val="21"/>
          </w:rPr>
          <w:t xml:space="preserve">A loss of supply exists only where (a) the register closes, or ceases or restricts supply, (b) a legal or sanctions bar prevents procurement, or (c) the supplier through which Founders1 procures in that jurisdiction ceases to supply and no replacement is available within 60 days. </w:t>
        </w:r>
        <w:r>
          <w:rPr>
            <w:rStyle w:val="Fett"/>
            <w:rFonts w:ascii="Calibri" w:eastAsia="Times New Roman" w:hAnsi="Calibri" w:cs="Calibri"/>
            <w:color w:val="222233"/>
            <w:sz w:val="21"/>
            <w:szCs w:val="21"/>
          </w:rPr>
          <w:t>A decision by Founders1 to stop serving a jurisdiction that remains procurable is not a loss of supply.</w:t>
        </w:r>
        <w:r>
          <w:rPr>
            <w:rFonts w:ascii="Calibri" w:eastAsia="Times New Roman" w:hAnsi="Calibri" w:cs="Calibri"/>
            <w:color w:val="222233"/>
            <w:sz w:val="21"/>
            <w:szCs w:val="21"/>
          </w:rPr>
          <w:t xml:space="preserve"> Where a replacement is available only at a higher cost, clause 8.6 applies. Where a loss of supply</w:t>
        </w:r>
      </w:ins>
      <w:r>
        <w:rPr>
          <w:rFonts w:ascii="Calibri" w:eastAsia="Times New Roman" w:hAnsi="Calibri" w:cs="Calibri"/>
          <w:color w:val="222233"/>
          <w:sz w:val="21"/>
          <w:szCs w:val="21"/>
        </w:rPr>
        <w:t xml:space="preserve"> affects jurisdictions accounting for more than half of the Cases placed in the preceding six months, either party may terminate this Agreement on 30 days' notice, and the minimum under clause 8.4 does not accrue after that notice.</w:t>
      </w:r>
    </w:p>
    <w:p w14:paraId="66DD7A26"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14.3</w:t>
      </w:r>
      <w:r>
        <w:rPr>
          <w:rFonts w:ascii="Calibri" w:hAnsi="Calibri" w:cs="Calibri"/>
          <w:b/>
          <w:bCs/>
          <w:color w:val="222233"/>
          <w:sz w:val="21"/>
          <w:szCs w:val="21"/>
        </w:rPr>
        <w:t> </w:t>
      </w:r>
    </w:p>
    <w:p w14:paraId="59A3DFA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On termination the right to place Cases ends. </w:t>
      </w:r>
      <w:r>
        <w:rPr>
          <w:rStyle w:val="Fett"/>
          <w:rFonts w:ascii="Calibri" w:hAnsi="Calibri" w:cs="Calibri"/>
          <w:color w:val="222233"/>
          <w:sz w:val="21"/>
          <w:szCs w:val="21"/>
        </w:rPr>
        <w:t>Clause 3.5 survives for Documents already delivered.</w:t>
      </w:r>
      <w:r>
        <w:rPr>
          <w:rFonts w:ascii="Calibri" w:hAnsi="Calibri" w:cs="Calibri"/>
          <w:color w:val="222233"/>
          <w:sz w:val="21"/>
          <w:szCs w:val="21"/>
        </w:rPr>
        <w:t xml:space="preserve"> </w:t>
      </w:r>
      <w:ins w:id="406" w:author="Eckhard Ortwein" w:date="2026-09-27T21:24:00Z" w16du:dateUtc="2026-09-27T19:24:00Z">
        <w:r>
          <w:rPr>
            <w:rFonts w:ascii="Calibri" w:hAnsi="Calibri" w:cs="Calibri"/>
            <w:color w:val="222233"/>
            <w:sz w:val="21"/>
            <w:szCs w:val="21"/>
          </w:rPr>
          <w:t xml:space="preserve">For 90 days after termination </w:t>
        </w:r>
      </w:ins>
      <w:commentRangeStart w:id="407"/>
      <w:commentRangeStart w:id="408"/>
      <w:r>
        <w:rPr>
          <w:rFonts w:ascii="Calibri" w:hAnsi="Calibri" w:cs="Calibri"/>
          <w:color w:val="222233"/>
          <w:sz w:val="21"/>
          <w:szCs w:val="21"/>
        </w:rPr>
        <w:t xml:space="preserve">STP may </w:t>
      </w:r>
      <w:ins w:id="409" w:author="Eckhard Ortwein" w:date="2026-09-27T21:24:00Z" w16du:dateUtc="2026-09-27T19:24:00Z">
        <w:r>
          <w:rPr>
            <w:rFonts w:ascii="Calibri" w:hAnsi="Calibri" w:cs="Calibri"/>
            <w:color w:val="222233"/>
            <w:sz w:val="21"/>
            <w:szCs w:val="21"/>
          </w:rPr>
          <w:t xml:space="preserve">retrieve and </w:t>
        </w:r>
      </w:ins>
      <w:r>
        <w:rPr>
          <w:rFonts w:ascii="Calibri" w:hAnsi="Calibri" w:cs="Calibri"/>
          <w:color w:val="222233"/>
          <w:sz w:val="21"/>
          <w:szCs w:val="21"/>
        </w:rPr>
        <w:t xml:space="preserve">export its Case records </w:t>
      </w:r>
      <w:del w:id="410" w:author="Eckhard Ortwein" w:date="2026-09-27T21:24:00Z" w16du:dateUtc="2026-09-27T19:24:00Z">
        <w:r w:rsidR="00A31CFC" w:rsidRPr="0040708E">
          <w:rPr>
            <w:rFonts w:ascii="Calibri" w:hAnsi="Calibri" w:cs="Calibri"/>
            <w:color w:val="222233"/>
            <w:sz w:val="21"/>
            <w:szCs w:val="21"/>
            <w:lang w:val="en-US"/>
          </w:rPr>
          <w:delText>for 90 days</w:delText>
        </w:r>
      </w:del>
      <w:commentRangeEnd w:id="407"/>
      <w:r w:rsidR="00413383" w:rsidRPr="0040708E">
        <w:rPr>
          <w:rStyle w:val="Kommentarzeichen"/>
          <w:rFonts w:ascii="Calibri" w:hAnsi="Calibri" w:cs="Calibri"/>
          <w:color w:val="222233"/>
          <w:sz w:val="21"/>
          <w:szCs w:val="21"/>
          <w:lang w:val="en-US"/>
        </w:rPr>
        <w:commentReference w:id="407"/>
      </w:r>
      <w:commentRangeEnd w:id="408"/>
      <w:r w:rsidR="0083665F" w:rsidRPr="0040708E">
        <w:rPr>
          <w:rStyle w:val="Kommentarzeichen"/>
          <w:rFonts w:ascii="Calibri" w:hAnsi="Calibri" w:cs="Calibri"/>
          <w:color w:val="222233"/>
          <w:sz w:val="21"/>
          <w:szCs w:val="21"/>
          <w:lang w:val="en-US"/>
        </w:rPr>
        <w:commentReference w:id="408"/>
      </w:r>
      <w:del w:id="411" w:author="Eckhard Ortwein" w:date="2026-09-27T21:24:00Z" w16du:dateUtc="2026-09-27T19:24:00Z">
        <w:r w:rsidR="00A31CFC" w:rsidRPr="0040708E">
          <w:rPr>
            <w:rFonts w:ascii="Calibri" w:hAnsi="Calibri" w:cs="Calibri"/>
            <w:color w:val="222233"/>
            <w:sz w:val="21"/>
            <w:szCs w:val="21"/>
            <w:lang w:val="en-US"/>
          </w:rPr>
          <w:delText>.</w:delText>
        </w:r>
      </w:del>
      <w:ins w:id="412" w:author="Eckhard Ortwein" w:date="2026-09-27T21:24:00Z" w16du:dateUtc="2026-09-27T19:24:00Z">
        <w:r>
          <w:rPr>
            <w:rFonts w:ascii="Calibri" w:hAnsi="Calibri" w:cs="Calibri"/>
            <w:color w:val="222233"/>
            <w:sz w:val="21"/>
            <w:szCs w:val="21"/>
          </w:rPr>
          <w:t>and the Documents delivered to it; Founders1 owes no retrieval after that period.</w:t>
        </w:r>
      </w:ins>
      <w:r>
        <w:rPr>
          <w:rFonts w:ascii="Calibri" w:hAnsi="Calibri" w:cs="Calibri"/>
          <w:color w:val="222233"/>
          <w:sz w:val="21"/>
          <w:szCs w:val="21"/>
        </w:rPr>
        <w:t xml:space="preserve"> Clauses 5, </w:t>
      </w:r>
      <w:del w:id="413" w:author="Eckhard Ortwein" w:date="2026-09-27T21:24:00Z" w16du:dateUtc="2026-09-27T19:24:00Z">
        <w:r w:rsidR="00A31CFC" w:rsidRPr="0040708E">
          <w:rPr>
            <w:rFonts w:ascii="Calibri" w:hAnsi="Calibri" w:cs="Calibri"/>
            <w:color w:val="222233"/>
            <w:sz w:val="21"/>
            <w:szCs w:val="21"/>
            <w:lang w:val="en-US"/>
          </w:rPr>
          <w:delText xml:space="preserve">6, </w:delText>
        </w:r>
      </w:del>
      <w:r>
        <w:rPr>
          <w:rFonts w:ascii="Calibri" w:hAnsi="Calibri" w:cs="Calibri"/>
          <w:color w:val="222233"/>
          <w:sz w:val="21"/>
          <w:szCs w:val="21"/>
        </w:rPr>
        <w:t xml:space="preserve">10, 11 and 13 survive, </w:t>
      </w:r>
      <w:del w:id="414" w:author="Eckhard Ortwein" w:date="2026-09-27T21:24:00Z" w16du:dateUtc="2026-09-27T19:24:00Z">
        <w:r w:rsidR="00A31CFC" w:rsidRPr="0040708E">
          <w:rPr>
            <w:rFonts w:ascii="Calibri" w:hAnsi="Calibri" w:cs="Calibri"/>
            <w:color w:val="222233"/>
            <w:sz w:val="21"/>
            <w:szCs w:val="21"/>
            <w:lang w:val="en-US"/>
          </w:rPr>
          <w:delText>clauses</w:delText>
        </w:r>
      </w:del>
      <w:ins w:id="415" w:author="Eckhard Ortwein" w:date="2026-09-27T21:24:00Z" w16du:dateUtc="2026-09-27T19:24:00Z">
        <w:r>
          <w:rPr>
            <w:rFonts w:ascii="Calibri" w:hAnsi="Calibri" w:cs="Calibri"/>
            <w:color w:val="222233"/>
            <w:sz w:val="21"/>
            <w:szCs w:val="21"/>
          </w:rPr>
          <w:t>clause</w:t>
        </w:r>
      </w:ins>
      <w:r>
        <w:rPr>
          <w:rFonts w:ascii="Calibri" w:hAnsi="Calibri" w:cs="Calibri"/>
          <w:color w:val="222233"/>
          <w:sz w:val="21"/>
          <w:szCs w:val="21"/>
        </w:rPr>
        <w:t xml:space="preserve"> 5.2 </w:t>
      </w:r>
      <w:del w:id="416" w:author="Eckhard Ortwein" w:date="2026-09-27T21:24:00Z" w16du:dateUtc="2026-09-27T19:24:00Z">
        <w:r w:rsidR="00A31CFC" w:rsidRPr="0040708E">
          <w:rPr>
            <w:rFonts w:ascii="Calibri" w:hAnsi="Calibri" w:cs="Calibri"/>
            <w:color w:val="222233"/>
            <w:sz w:val="21"/>
            <w:szCs w:val="21"/>
            <w:lang w:val="en-US"/>
          </w:rPr>
          <w:delText xml:space="preserve">and 6.1 </w:delText>
        </w:r>
      </w:del>
      <w:r>
        <w:rPr>
          <w:rFonts w:ascii="Calibri" w:hAnsi="Calibri" w:cs="Calibri"/>
          <w:color w:val="222233"/>
          <w:sz w:val="21"/>
          <w:szCs w:val="21"/>
        </w:rPr>
        <w:t xml:space="preserve">for the </w:t>
      </w:r>
      <w:del w:id="417" w:author="Eckhard Ortwein" w:date="2026-09-27T21:24:00Z" w16du:dateUtc="2026-09-27T19:24:00Z">
        <w:r w:rsidR="00A31CFC" w:rsidRPr="0040708E">
          <w:rPr>
            <w:rFonts w:ascii="Calibri" w:hAnsi="Calibri" w:cs="Calibri"/>
            <w:color w:val="222233"/>
            <w:sz w:val="21"/>
            <w:szCs w:val="21"/>
            <w:lang w:val="en-US"/>
          </w:rPr>
          <w:delText>periods</w:delText>
        </w:r>
      </w:del>
      <w:ins w:id="418" w:author="Eckhard Ortwein" w:date="2026-09-27T21:24:00Z" w16du:dateUtc="2026-09-27T19:24:00Z">
        <w:r>
          <w:rPr>
            <w:rFonts w:ascii="Calibri" w:hAnsi="Calibri" w:cs="Calibri"/>
            <w:color w:val="222233"/>
            <w:sz w:val="21"/>
            <w:szCs w:val="21"/>
          </w:rPr>
          <w:t>period</w:t>
        </w:r>
      </w:ins>
      <w:r>
        <w:rPr>
          <w:rFonts w:ascii="Calibri" w:hAnsi="Calibri" w:cs="Calibri"/>
          <w:color w:val="222233"/>
          <w:sz w:val="21"/>
          <w:szCs w:val="21"/>
        </w:rPr>
        <w:t xml:space="preserve"> stated in </w:t>
      </w:r>
      <w:del w:id="419" w:author="Eckhard Ortwein" w:date="2026-09-27T21:24:00Z" w16du:dateUtc="2026-09-27T19:24:00Z">
        <w:r w:rsidR="00A31CFC" w:rsidRPr="0040708E">
          <w:rPr>
            <w:rFonts w:ascii="Calibri" w:hAnsi="Calibri" w:cs="Calibri"/>
            <w:color w:val="222233"/>
            <w:sz w:val="21"/>
            <w:szCs w:val="21"/>
            <w:lang w:val="en-US"/>
          </w:rPr>
          <w:delText>them</w:delText>
        </w:r>
      </w:del>
      <w:ins w:id="420" w:author="Eckhard Ortwein" w:date="2026-09-27T21:24:00Z" w16du:dateUtc="2026-09-27T19:24:00Z">
        <w:r>
          <w:rPr>
            <w:rFonts w:ascii="Calibri" w:hAnsi="Calibri" w:cs="Calibri"/>
            <w:color w:val="222233"/>
            <w:sz w:val="21"/>
            <w:szCs w:val="21"/>
          </w:rPr>
          <w:t>it, and clause 6.2a for the period stated in it</w:t>
        </w:r>
      </w:ins>
      <w:r>
        <w:rPr>
          <w:rFonts w:ascii="Calibri" w:hAnsi="Calibri" w:cs="Calibri"/>
          <w:color w:val="222233"/>
          <w:sz w:val="21"/>
          <w:szCs w:val="21"/>
        </w:rPr>
        <w:t>.</w:t>
      </w:r>
    </w:p>
    <w:p w14:paraId="7EC8711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14.4</w:t>
      </w:r>
      <w:r>
        <w:rPr>
          <w:rFonts w:ascii="Calibri" w:hAnsi="Calibri" w:cs="Calibri"/>
          <w:b/>
          <w:bCs/>
          <w:color w:val="222233"/>
          <w:sz w:val="21"/>
          <w:szCs w:val="21"/>
        </w:rPr>
        <w:t> </w:t>
      </w:r>
    </w:p>
    <w:p w14:paraId="6AA88F7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Documents held by Founders1 are retained and deleted according to the retention rules in Annex 1.</w:t>
      </w:r>
    </w:p>
    <w:p w14:paraId="5F94ED4C" w14:textId="77777777" w:rsidR="00223A6C" w:rsidRDefault="00223A6C">
      <w:pPr>
        <w:pStyle w:val="berschrift2"/>
        <w:rPr>
          <w:rFonts w:eastAsia="Times New Roman"/>
        </w:rPr>
      </w:pPr>
      <w:bookmarkStart w:id="421" w:name="_Toc241436706"/>
      <w:bookmarkStart w:id="422" w:name="_Toc240374319"/>
      <w:r>
        <w:rPr>
          <w:rFonts w:eastAsia="Times New Roman"/>
        </w:rPr>
        <w:t>15 Final provisions</w:t>
      </w:r>
      <w:bookmarkEnd w:id="421"/>
      <w:bookmarkEnd w:id="422"/>
    </w:p>
    <w:p w14:paraId="6F605C5D"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1</w:t>
      </w:r>
    </w:p>
    <w:p w14:paraId="5EC4613B"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Service description and reseller use</w:t>
      </w:r>
    </w:p>
    <w:p w14:paraId="2ED3019B"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2</w:t>
      </w:r>
    </w:p>
    <w:p w14:paraId="6FF163BC"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Jurisdictions, procurement costs, surcharges, turnaround and end-client rights</w:t>
      </w:r>
    </w:p>
    <w:p w14:paraId="1A8C07A1"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3</w:t>
      </w:r>
    </w:p>
    <w:p w14:paraId="090D675C"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Data protection arrangement between independent controllers</w:t>
      </w:r>
    </w:p>
    <w:p w14:paraId="6242ECEB"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4</w:t>
      </w:r>
    </w:p>
    <w:p w14:paraId="672BD771" w14:textId="77777777" w:rsidR="00A31CFC" w:rsidRPr="0040708E" w:rsidRDefault="00A31CFC">
      <w:pPr>
        <w:ind w:left="720"/>
        <w:rPr>
          <w:del w:id="423" w:author="Eckhard Ortwein" w:date="2026-09-27T21:24:00Z" w16du:dateUtc="2026-09-27T19:24:00Z"/>
          <w:rFonts w:ascii="Calibri" w:eastAsia="Times New Roman" w:hAnsi="Calibri" w:cs="Calibri"/>
          <w:color w:val="222233"/>
          <w:sz w:val="21"/>
          <w:szCs w:val="21"/>
          <w:lang w:val="en-US"/>
        </w:rPr>
      </w:pPr>
      <w:del w:id="424" w:author="Eckhard Ortwein" w:date="2026-09-27T21:24:00Z" w16du:dateUtc="2026-09-27T19:24:00Z">
        <w:r w:rsidRPr="0040708E">
          <w:rPr>
            <w:rFonts w:ascii="Calibri" w:eastAsia="Times New Roman" w:hAnsi="Calibri" w:cs="Calibri"/>
            <w:color w:val="222233"/>
            <w:sz w:val="21"/>
            <w:szCs w:val="21"/>
            <w:lang w:val="en-US"/>
          </w:rPr>
          <w:delText xml:space="preserve">Permitted Affiliates </w:delText>
        </w:r>
        <w:r w:rsidRPr="0040708E">
          <w:rPr>
            <w:rStyle w:val="status"/>
            <w:rFonts w:ascii="Calibri" w:eastAsia="Times New Roman" w:hAnsi="Calibri" w:cs="Calibri"/>
            <w:color w:val="222233"/>
            <w:sz w:val="21"/>
            <w:szCs w:val="21"/>
            <w:lang w:val="en-US"/>
          </w:rPr>
          <w:delText>— empty at signature</w:delText>
        </w:r>
      </w:del>
    </w:p>
    <w:p w14:paraId="3C87CB90" w14:textId="77777777" w:rsidR="00223A6C" w:rsidRDefault="00223A6C">
      <w:pPr>
        <w:ind w:left="720"/>
        <w:rPr>
          <w:ins w:id="425" w:author="Eckhard Ortwein" w:date="2026-09-27T21:24:00Z" w16du:dateUtc="2026-09-27T19:24:00Z"/>
          <w:rFonts w:ascii="Calibri" w:eastAsia="Times New Roman" w:hAnsi="Calibri" w:cs="Calibri"/>
          <w:color w:val="222233"/>
          <w:sz w:val="21"/>
          <w:szCs w:val="21"/>
        </w:rPr>
      </w:pPr>
      <w:ins w:id="426" w:author="Eckhard Ortwein" w:date="2026-09-27T21:24:00Z" w16du:dateUtc="2026-09-27T19:24:00Z">
        <w:r>
          <w:rPr>
            <w:rStyle w:val="Hervorhebung"/>
            <w:rFonts w:ascii="Calibri" w:eastAsia="Times New Roman" w:hAnsi="Calibri" w:cs="Calibri"/>
            <w:color w:val="222233"/>
            <w:sz w:val="21"/>
            <w:szCs w:val="21"/>
          </w:rPr>
          <w:t>(deleted)</w:t>
        </w:r>
      </w:ins>
    </w:p>
    <w:p w14:paraId="40992522"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5</w:t>
      </w:r>
    </w:p>
    <w:p w14:paraId="2CB17E25" w14:textId="77777777" w:rsidR="00A31CFC" w:rsidRPr="0040708E" w:rsidRDefault="00A31CFC">
      <w:pPr>
        <w:ind w:left="720"/>
        <w:rPr>
          <w:del w:id="427" w:author="Eckhard Ortwein" w:date="2026-09-27T21:24:00Z" w16du:dateUtc="2026-09-27T19:24:00Z"/>
          <w:rFonts w:ascii="Calibri" w:eastAsia="Times New Roman" w:hAnsi="Calibri" w:cs="Calibri"/>
          <w:color w:val="222233"/>
          <w:sz w:val="21"/>
          <w:szCs w:val="21"/>
          <w:lang w:val="en-US"/>
        </w:rPr>
      </w:pPr>
      <w:del w:id="428" w:author="Eckhard Ortwein" w:date="2026-09-27T21:24:00Z" w16du:dateUtc="2026-09-27T19:24:00Z">
        <w:r w:rsidRPr="0040708E">
          <w:rPr>
            <w:rFonts w:ascii="Calibri" w:eastAsia="Times New Roman" w:hAnsi="Calibri" w:cs="Calibri"/>
            <w:color w:val="222233"/>
            <w:sz w:val="21"/>
            <w:szCs w:val="21"/>
            <w:lang w:val="en-US"/>
          </w:rPr>
          <w:delText>End-client terms to be passed through</w:delText>
        </w:r>
      </w:del>
    </w:p>
    <w:p w14:paraId="4E3270AD" w14:textId="77777777" w:rsidR="00223A6C" w:rsidRDefault="00223A6C">
      <w:pPr>
        <w:ind w:left="720"/>
        <w:rPr>
          <w:ins w:id="429" w:author="Eckhard Ortwein" w:date="2026-09-27T21:24:00Z" w16du:dateUtc="2026-09-27T19:24:00Z"/>
          <w:rFonts w:ascii="Calibri" w:eastAsia="Times New Roman" w:hAnsi="Calibri" w:cs="Calibri"/>
          <w:color w:val="222233"/>
          <w:sz w:val="21"/>
          <w:szCs w:val="21"/>
        </w:rPr>
      </w:pPr>
      <w:ins w:id="430" w:author="Eckhard Ortwein" w:date="2026-09-27T21:24:00Z" w16du:dateUtc="2026-09-27T19:24:00Z">
        <w:r>
          <w:rPr>
            <w:rStyle w:val="Hervorhebung"/>
            <w:rFonts w:ascii="Calibri" w:eastAsia="Times New Roman" w:hAnsi="Calibri" w:cs="Calibri"/>
            <w:color w:val="222233"/>
            <w:sz w:val="21"/>
            <w:szCs w:val="21"/>
          </w:rPr>
          <w:t>(deleted)</w:t>
        </w:r>
      </w:ins>
    </w:p>
    <w:p w14:paraId="00198933"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15.1</w:t>
      </w:r>
      <w:r>
        <w:rPr>
          <w:rFonts w:ascii="Calibri" w:hAnsi="Calibri" w:cs="Calibri"/>
          <w:b/>
          <w:bCs/>
          <w:color w:val="222233"/>
          <w:sz w:val="21"/>
          <w:szCs w:val="21"/>
        </w:rPr>
        <w:t> </w:t>
      </w:r>
    </w:p>
    <w:p w14:paraId="6EB10FA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Amendments require written form, including any amendment of this clause. There are no side agreements.</w:t>
      </w:r>
    </w:p>
    <w:p w14:paraId="19B2D80F"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15.2</w:t>
      </w:r>
      <w:r>
        <w:rPr>
          <w:rFonts w:ascii="Calibri" w:hAnsi="Calibri" w:cs="Calibri"/>
          <w:b/>
          <w:bCs/>
          <w:color w:val="222233"/>
          <w:sz w:val="21"/>
          <w:szCs w:val="21"/>
        </w:rPr>
        <w:t> </w:t>
      </w:r>
    </w:p>
    <w:p w14:paraId="7D177CE8"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Neither party may assign this Agreement without the other's consent, which will not be unreasonably withheld. Consent is not required for an assignment to an Affiliate. For an assignment to a successor in the business concerned, consent may be withheld where the successor is a competitor of the other party in the services covered by this Agreement.</w:t>
      </w:r>
    </w:p>
    <w:p w14:paraId="091FB8BC"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15.3</w:t>
      </w:r>
      <w:r>
        <w:rPr>
          <w:rFonts w:ascii="Calibri" w:hAnsi="Calibri" w:cs="Calibri"/>
          <w:b/>
          <w:bCs/>
          <w:color w:val="222233"/>
          <w:sz w:val="21"/>
          <w:szCs w:val="21"/>
        </w:rPr>
        <w:t> </w:t>
      </w:r>
    </w:p>
    <w:p w14:paraId="20FEBFD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German law applies, excluding the UN Convention on Contracts for the International Sale of Goods. Place of jurisdiction is </w:t>
      </w:r>
      <w:r>
        <w:rPr>
          <w:rStyle w:val="Fett"/>
          <w:rFonts w:ascii="Calibri" w:hAnsi="Calibri" w:cs="Calibri"/>
          <w:color w:val="222233"/>
          <w:sz w:val="21"/>
          <w:szCs w:val="21"/>
        </w:rPr>
        <w:t>Frankfurt am Main</w:t>
      </w:r>
      <w:r>
        <w:rPr>
          <w:rFonts w:ascii="Calibri" w:hAnsi="Calibri" w:cs="Calibri"/>
          <w:color w:val="222233"/>
          <w:sz w:val="21"/>
          <w:szCs w:val="21"/>
        </w:rPr>
        <w:t>.</w:t>
      </w:r>
    </w:p>
    <w:p w14:paraId="68136AA2"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15.4</w:t>
      </w:r>
      <w:r>
        <w:rPr>
          <w:rFonts w:ascii="Calibri" w:hAnsi="Calibri" w:cs="Calibri"/>
          <w:b/>
          <w:bCs/>
          <w:color w:val="222233"/>
          <w:sz w:val="21"/>
          <w:szCs w:val="21"/>
        </w:rPr>
        <w:t> </w:t>
      </w:r>
    </w:p>
    <w:p w14:paraId="4BEEB18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Should a provision be or become invalid, the remainder stays in force.</w:t>
      </w:r>
    </w:p>
    <w:p w14:paraId="1F1D585E"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15.5</w:t>
      </w:r>
      <w:r>
        <w:rPr>
          <w:rFonts w:ascii="Calibri" w:hAnsi="Calibri" w:cs="Calibri"/>
          <w:b/>
          <w:bCs/>
          <w:color w:val="222233"/>
          <w:sz w:val="21"/>
          <w:szCs w:val="21"/>
        </w:rPr>
        <w:t> </w:t>
      </w:r>
    </w:p>
    <w:p w14:paraId="43D3DD33" w14:textId="77777777" w:rsidR="00223A6C" w:rsidRDefault="00223A6C">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Independent parties.</w:t>
      </w:r>
      <w:r>
        <w:rPr>
          <w:rFonts w:ascii="Calibri" w:eastAsia="Times New Roman" w:hAnsi="Calibri" w:cs="Calibri"/>
          <w:color w:val="222233"/>
          <w:sz w:val="21"/>
          <w:szCs w:val="21"/>
        </w:rPr>
        <w:t xml:space="preserve"> STP acts as an independent reseller in its own name and for its own account (clause 2.1), sets its own prices (clause 8.1), bears the credit risk on its End Clients, and decides for itself whether and on what terms to conclude. This Agreement establishes no commercial agency (Handelsvertreterverhältnis), no commission agency (Kommission), no partnership, no joint venture and no company under German law. Neither party may bind the other. STP is not obliged to transfer its End Client base to Founders1 during the term or on termination; information about End Clients transmitted under clause 8.5 serves settlement and audit only, is limited to STP's own references rather than End Client names (clause 8.5), and is subject to clauses 6.2 and 6.2a.</w:t>
      </w:r>
    </w:p>
    <w:p w14:paraId="31D9B935" w14:textId="77777777" w:rsidR="00223A6C" w:rsidRDefault="00223A6C">
      <w:pPr>
        <w:pStyle w:val="cl"/>
        <w:rPr>
          <w:rFonts w:ascii="Calibri" w:hAnsi="Calibri" w:cs="Calibri"/>
          <w:color w:val="222233"/>
          <w:sz w:val="21"/>
          <w:szCs w:val="21"/>
        </w:rPr>
      </w:pPr>
      <w:r>
        <w:rPr>
          <w:rFonts w:ascii="Calibri" w:hAnsi="Calibri" w:cs="Calibri"/>
          <w:b/>
          <w:bCs/>
          <w:color w:val="222233"/>
          <w:sz w:val="21"/>
          <w:szCs w:val="21"/>
        </w:rPr>
        <w:t>15.6</w:t>
      </w:r>
      <w:r>
        <w:rPr>
          <w:rFonts w:ascii="Calibri" w:hAnsi="Calibri" w:cs="Calibri"/>
          <w:b/>
          <w:bCs/>
          <w:color w:val="222233"/>
          <w:sz w:val="21"/>
          <w:szCs w:val="21"/>
        </w:rPr>
        <w:t> </w:t>
      </w:r>
    </w:p>
    <w:p w14:paraId="08A2EB44"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Annexes, each forming part of this Agreement:</w:t>
      </w:r>
    </w:p>
    <w:p w14:paraId="6D284E57"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1</w:t>
      </w:r>
    </w:p>
    <w:p w14:paraId="3E525A1D"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Service description and reseller use</w:t>
      </w:r>
    </w:p>
    <w:p w14:paraId="7857E3C6"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2</w:t>
      </w:r>
    </w:p>
    <w:p w14:paraId="5ECA0994"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Jurisdictions, procurement costs, surcharges, turnaround and end-client rights</w:t>
      </w:r>
    </w:p>
    <w:p w14:paraId="07DE6D47"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3</w:t>
      </w:r>
    </w:p>
    <w:p w14:paraId="7B12EF97" w14:textId="77777777" w:rsidR="00223A6C" w:rsidRDefault="00223A6C">
      <w:pPr>
        <w:ind w:left="720"/>
        <w:rPr>
          <w:rFonts w:ascii="Calibri" w:eastAsia="Times New Roman" w:hAnsi="Calibri" w:cs="Calibri"/>
          <w:color w:val="222233"/>
          <w:sz w:val="21"/>
          <w:szCs w:val="21"/>
        </w:rPr>
      </w:pPr>
      <w:r>
        <w:rPr>
          <w:rFonts w:ascii="Calibri" w:eastAsia="Times New Roman" w:hAnsi="Calibri" w:cs="Calibri"/>
          <w:color w:val="222233"/>
          <w:sz w:val="21"/>
          <w:szCs w:val="21"/>
        </w:rPr>
        <w:t>Data protection arrangement between independent controllers</w:t>
      </w:r>
    </w:p>
    <w:p w14:paraId="207E79E8"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4</w:t>
      </w:r>
    </w:p>
    <w:p w14:paraId="73432CD2" w14:textId="77777777" w:rsidR="00A31CFC" w:rsidRPr="0040708E" w:rsidRDefault="00A31CFC">
      <w:pPr>
        <w:ind w:left="720"/>
        <w:rPr>
          <w:del w:id="431" w:author="Eckhard Ortwein" w:date="2026-09-27T21:24:00Z" w16du:dateUtc="2026-09-27T19:24:00Z"/>
          <w:rFonts w:ascii="Calibri" w:eastAsia="Times New Roman" w:hAnsi="Calibri" w:cs="Calibri"/>
          <w:color w:val="222233"/>
          <w:sz w:val="21"/>
          <w:szCs w:val="21"/>
          <w:lang w:val="en-US"/>
        </w:rPr>
      </w:pPr>
      <w:del w:id="432" w:author="Eckhard Ortwein" w:date="2026-09-27T21:24:00Z" w16du:dateUtc="2026-09-27T19:24:00Z">
        <w:r w:rsidRPr="0040708E">
          <w:rPr>
            <w:rFonts w:ascii="Calibri" w:eastAsia="Times New Roman" w:hAnsi="Calibri" w:cs="Calibri"/>
            <w:color w:val="222233"/>
            <w:sz w:val="21"/>
            <w:szCs w:val="21"/>
            <w:lang w:val="en-US"/>
          </w:rPr>
          <w:delText xml:space="preserve">Permitted Affiliates </w:delText>
        </w:r>
        <w:r w:rsidRPr="0040708E">
          <w:rPr>
            <w:rStyle w:val="status"/>
            <w:rFonts w:ascii="Calibri" w:eastAsia="Times New Roman" w:hAnsi="Calibri" w:cs="Calibri"/>
            <w:color w:val="222233"/>
            <w:sz w:val="21"/>
            <w:szCs w:val="21"/>
            <w:lang w:val="en-US"/>
          </w:rPr>
          <w:delText>— empty at signature</w:delText>
        </w:r>
      </w:del>
    </w:p>
    <w:p w14:paraId="2F176B1C" w14:textId="77777777" w:rsidR="00223A6C" w:rsidRDefault="00223A6C">
      <w:pPr>
        <w:ind w:left="720"/>
        <w:rPr>
          <w:ins w:id="433" w:author="Eckhard Ortwein" w:date="2026-09-27T21:24:00Z" w16du:dateUtc="2026-09-27T19:24:00Z"/>
          <w:rFonts w:ascii="Calibri" w:eastAsia="Times New Roman" w:hAnsi="Calibri" w:cs="Calibri"/>
          <w:color w:val="222233"/>
          <w:sz w:val="21"/>
          <w:szCs w:val="21"/>
        </w:rPr>
      </w:pPr>
      <w:ins w:id="434" w:author="Eckhard Ortwein" w:date="2026-09-27T21:24:00Z" w16du:dateUtc="2026-09-27T19:24:00Z">
        <w:r>
          <w:rPr>
            <w:rStyle w:val="Hervorhebung"/>
            <w:rFonts w:ascii="Calibri" w:eastAsia="Times New Roman" w:hAnsi="Calibri" w:cs="Calibri"/>
            <w:color w:val="222233"/>
            <w:sz w:val="21"/>
            <w:szCs w:val="21"/>
          </w:rPr>
          <w:t>(deleted)</w:t>
        </w:r>
      </w:ins>
    </w:p>
    <w:p w14:paraId="3074E2FF" w14:textId="77777777" w:rsidR="00223A6C" w:rsidRDefault="00223A6C">
      <w:pPr>
        <w:rPr>
          <w:rFonts w:ascii="Calibri" w:eastAsia="Times New Roman" w:hAnsi="Calibri" w:cs="Calibri"/>
          <w:color w:val="222233"/>
          <w:sz w:val="21"/>
          <w:szCs w:val="21"/>
        </w:rPr>
      </w:pPr>
      <w:r>
        <w:rPr>
          <w:rFonts w:ascii="Calibri" w:eastAsia="Times New Roman" w:hAnsi="Calibri" w:cs="Calibri"/>
          <w:color w:val="222233"/>
          <w:sz w:val="21"/>
          <w:szCs w:val="21"/>
        </w:rPr>
        <w:t>Annex 5</w:t>
      </w:r>
    </w:p>
    <w:p w14:paraId="7AE44A79" w14:textId="77777777" w:rsidR="00A31CFC" w:rsidRPr="0040708E" w:rsidRDefault="00A31CFC">
      <w:pPr>
        <w:ind w:left="720"/>
        <w:rPr>
          <w:del w:id="435" w:author="Eckhard Ortwein" w:date="2026-09-27T21:24:00Z" w16du:dateUtc="2026-09-27T19:24:00Z"/>
          <w:rFonts w:ascii="Calibri" w:eastAsia="Times New Roman" w:hAnsi="Calibri" w:cs="Calibri"/>
          <w:color w:val="222233"/>
          <w:sz w:val="21"/>
          <w:szCs w:val="21"/>
          <w:lang w:val="en-US"/>
        </w:rPr>
      </w:pPr>
      <w:del w:id="436" w:author="Eckhard Ortwein" w:date="2026-09-27T21:24:00Z" w16du:dateUtc="2026-09-27T19:24:00Z">
        <w:r w:rsidRPr="0040708E">
          <w:rPr>
            <w:rFonts w:ascii="Calibri" w:eastAsia="Times New Roman" w:hAnsi="Calibri" w:cs="Calibri"/>
            <w:color w:val="222233"/>
            <w:sz w:val="21"/>
            <w:szCs w:val="21"/>
            <w:lang w:val="en-US"/>
          </w:rPr>
          <w:delText>End-client terms to be passed through</w:delText>
        </w:r>
      </w:del>
    </w:p>
    <w:p w14:paraId="0F35119A" w14:textId="77777777" w:rsidR="00223A6C" w:rsidRDefault="00223A6C">
      <w:pPr>
        <w:ind w:left="720"/>
        <w:rPr>
          <w:ins w:id="437" w:author="Eckhard Ortwein" w:date="2026-09-27T21:24:00Z" w16du:dateUtc="2026-09-27T19:24:00Z"/>
          <w:rFonts w:ascii="Calibri" w:eastAsia="Times New Roman" w:hAnsi="Calibri" w:cs="Calibri"/>
          <w:color w:val="222233"/>
          <w:sz w:val="21"/>
          <w:szCs w:val="21"/>
        </w:rPr>
      </w:pPr>
      <w:ins w:id="438" w:author="Eckhard Ortwein" w:date="2026-09-27T21:24:00Z" w16du:dateUtc="2026-09-27T19:24:00Z">
        <w:r>
          <w:rPr>
            <w:rStyle w:val="Hervorhebung"/>
            <w:rFonts w:ascii="Calibri" w:eastAsia="Times New Roman" w:hAnsi="Calibri" w:cs="Calibri"/>
            <w:color w:val="222233"/>
            <w:sz w:val="21"/>
            <w:szCs w:val="21"/>
          </w:rPr>
          <w:t>(deleted)</w:t>
        </w:r>
      </w:ins>
    </w:p>
    <w:p w14:paraId="01F106EF" w14:textId="77777777" w:rsidR="00223A6C" w:rsidRDefault="00223A6C">
      <w:pPr>
        <w:pStyle w:val="berschrift2"/>
        <w:rPr>
          <w:rFonts w:eastAsia="Times New Roman"/>
        </w:rPr>
      </w:pPr>
      <w:bookmarkStart w:id="439" w:name="_Toc241436707"/>
      <w:bookmarkStart w:id="440" w:name="_Toc240374320"/>
      <w:r>
        <w:rPr>
          <w:rFonts w:eastAsia="Times New Roman"/>
        </w:rPr>
        <w:t>Signatures</w:t>
      </w:r>
      <w:bookmarkEnd w:id="439"/>
      <w:bookmarkEnd w:id="440"/>
    </w:p>
    <w:p w14:paraId="16A3A4F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GmbH</w:t>
      </w:r>
    </w:p>
    <w:p w14:paraId="1EFC5CA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w:t>
      </w:r>
    </w:p>
    <w:p w14:paraId="527BDAC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_________________________________</w:t>
      </w:r>
    </w:p>
    <w:p w14:paraId="7485934E" w14:textId="77777777" w:rsidR="00223A6C" w:rsidRDefault="00223A6C">
      <w:pPr>
        <w:pStyle w:val="meta"/>
        <w:rPr>
          <w:rFonts w:ascii="Calibri" w:hAnsi="Calibri" w:cs="Calibri"/>
        </w:rPr>
      </w:pPr>
      <w:r>
        <w:rPr>
          <w:rFonts w:ascii="Calibri" w:hAnsi="Calibri" w:cs="Calibri"/>
        </w:rPr>
        <w:t>Place, date, signature — Eckhard Ortwein</w:t>
      </w:r>
    </w:p>
    <w:p w14:paraId="4371175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Business Information GmbH</w:t>
      </w:r>
    </w:p>
    <w:p w14:paraId="64983B3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w:t>
      </w:r>
    </w:p>
    <w:p w14:paraId="3F23AC8E"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_________________________________</w:t>
      </w:r>
    </w:p>
    <w:p w14:paraId="569F90B0" w14:textId="77777777" w:rsidR="00223A6C" w:rsidRDefault="00223A6C">
      <w:pPr>
        <w:pStyle w:val="meta"/>
        <w:rPr>
          <w:rFonts w:ascii="Calibri" w:hAnsi="Calibri" w:cs="Calibri"/>
        </w:rPr>
      </w:pPr>
      <w:r>
        <w:rPr>
          <w:rFonts w:ascii="Calibri" w:hAnsi="Calibri" w:cs="Calibri"/>
        </w:rPr>
        <w:t>Place, date, signature</w:t>
      </w:r>
    </w:p>
    <w:p w14:paraId="427E8641"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0AF14F0C" w14:textId="77777777" w:rsidR="00223A6C" w:rsidRDefault="00223A6C">
      <w:pPr>
        <w:pStyle w:val="kicker"/>
        <w:rPr>
          <w:rFonts w:ascii="Calibri" w:hAnsi="Calibri" w:cs="Calibri"/>
        </w:rPr>
      </w:pPr>
      <w:r>
        <w:rPr>
          <w:rFonts w:ascii="Calibri" w:hAnsi="Calibri" w:cs="Calibri"/>
        </w:rPr>
        <w:t>Annex 1 to the Reseller Agreement</w:t>
      </w:r>
    </w:p>
    <w:p w14:paraId="66723442" w14:textId="77777777" w:rsidR="00223A6C" w:rsidRDefault="00223A6C">
      <w:pPr>
        <w:pStyle w:val="berschrift1"/>
        <w:rPr>
          <w:rFonts w:eastAsia="Times New Roman"/>
        </w:rPr>
      </w:pPr>
      <w:bookmarkStart w:id="441" w:name="_Toc241436708"/>
      <w:bookmarkStart w:id="442" w:name="_Toc240374321"/>
      <w:r>
        <w:rPr>
          <w:rFonts w:eastAsia="Times New Roman"/>
        </w:rPr>
        <w:t>Service description and reseller use</w:t>
      </w:r>
      <w:bookmarkEnd w:id="441"/>
      <w:bookmarkEnd w:id="442"/>
    </w:p>
    <w:p w14:paraId="464BAAF5" w14:textId="77777777" w:rsidR="00223A6C" w:rsidRDefault="00223A6C">
      <w:pPr>
        <w:pStyle w:val="meta"/>
        <w:rPr>
          <w:rFonts w:ascii="Calibri" w:hAnsi="Calibri" w:cs="Calibri"/>
        </w:rPr>
      </w:pPr>
      <w:r>
        <w:rPr>
          <w:rFonts w:ascii="Calibri" w:hAnsi="Calibri" w:cs="Calibri"/>
        </w:rPr>
        <w:t>Founders1 GmbH — STP Business Information GmbH · Draft</w:t>
      </w:r>
      <w:del w:id="443" w:author="Eckhard Ortwein" w:date="2026-09-27T21:24:00Z" w16du:dateUtc="2026-09-27T19:24:00Z">
        <w:r w:rsidR="00A31CFC" w:rsidRPr="0040708E">
          <w:rPr>
            <w:rFonts w:ascii="Calibri" w:hAnsi="Calibri" w:cs="Calibri"/>
            <w:lang w:val="en-US"/>
          </w:rPr>
          <w:delText>, 14</w:delText>
        </w:r>
      </w:del>
      <w:ins w:id="444" w:author="Eckhard Ortwein" w:date="2026-09-27T21:24:00Z" w16du:dateUtc="2026-09-27T19:24:00Z">
        <w:r>
          <w:rPr>
            <w:rFonts w:ascii="Calibri" w:hAnsi="Calibri" w:cs="Calibri"/>
          </w:rPr>
          <w:t xml:space="preserve"> 2, 24</w:t>
        </w:r>
      </w:ins>
      <w:r>
        <w:rPr>
          <w:rFonts w:ascii="Calibri" w:hAnsi="Calibri" w:cs="Calibri"/>
        </w:rPr>
        <w:t xml:space="preserve"> September 2026</w:t>
      </w:r>
    </w:p>
    <w:p w14:paraId="5FEA50D1" w14:textId="77777777" w:rsidR="00223A6C" w:rsidRDefault="00223A6C">
      <w:pPr>
        <w:pStyle w:val="berschrift2"/>
        <w:rPr>
          <w:rFonts w:eastAsia="Times New Roman"/>
        </w:rPr>
      </w:pPr>
      <w:bookmarkStart w:id="445" w:name="_Toc241436709"/>
      <w:bookmarkStart w:id="446" w:name="_Toc240374322"/>
      <w:r>
        <w:rPr>
          <w:rFonts w:eastAsia="Times New Roman"/>
        </w:rPr>
        <w:t>1.1 What the service provides</w:t>
      </w:r>
      <w:bookmarkEnd w:id="445"/>
      <w:bookmarkEnd w:id="446"/>
    </w:p>
    <w:p w14:paraId="3B2B5DA2"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supplies </w:t>
      </w:r>
      <w:r>
        <w:rPr>
          <w:rStyle w:val="Fett"/>
          <w:rFonts w:ascii="Calibri" w:hAnsi="Calibri" w:cs="Calibri"/>
          <w:color w:val="222233"/>
          <w:sz w:val="21"/>
          <w:szCs w:val="21"/>
        </w:rPr>
        <w:t>company registry documents and registry data</w:t>
      </w:r>
      <w:r>
        <w:rPr>
          <w:rFonts w:ascii="Calibri" w:hAnsi="Calibri" w:cs="Calibri"/>
          <w:color w:val="222233"/>
          <w:sz w:val="21"/>
          <w:szCs w:val="21"/>
        </w:rPr>
        <w:t xml:space="preserve"> for the jurisdictions listed in Annex 2, through BetterCo. Per company — one </w:t>
      </w:r>
      <w:r>
        <w:rPr>
          <w:rStyle w:val="Fett"/>
          <w:rFonts w:ascii="Calibri" w:hAnsi="Calibri" w:cs="Calibri"/>
          <w:color w:val="222233"/>
          <w:sz w:val="21"/>
          <w:szCs w:val="21"/>
        </w:rPr>
        <w:t>case</w:t>
      </w:r>
      <w:r>
        <w:rPr>
          <w:rFonts w:ascii="Calibri" w:hAnsi="Calibri" w:cs="Calibri"/>
          <w:color w:val="222233"/>
          <w:sz w:val="21"/>
          <w:szCs w:val="21"/>
        </w:rPr>
        <w:t xml:space="preserve"> — Founders1 procures and delivers:</w:t>
      </w:r>
    </w:p>
    <w:p w14:paraId="09B3E56C" w14:textId="77777777" w:rsidR="00223A6C" w:rsidRDefault="00223A6C">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the </w:t>
      </w:r>
      <w:r>
        <w:rPr>
          <w:rStyle w:val="Fett"/>
          <w:rFonts w:ascii="Calibri" w:eastAsia="Times New Roman" w:hAnsi="Calibri" w:cs="Calibri"/>
          <w:color w:val="222233"/>
          <w:sz w:val="21"/>
          <w:szCs w:val="21"/>
        </w:rPr>
        <w:t>registry extract</w:t>
      </w:r>
      <w:r>
        <w:rPr>
          <w:rFonts w:ascii="Calibri" w:eastAsia="Times New Roman" w:hAnsi="Calibri" w:cs="Calibri"/>
          <w:color w:val="222233"/>
          <w:sz w:val="21"/>
          <w:szCs w:val="21"/>
        </w:rPr>
        <w:t xml:space="preserve">, the </w:t>
      </w:r>
      <w:r>
        <w:rPr>
          <w:rStyle w:val="Fett"/>
          <w:rFonts w:ascii="Calibri" w:eastAsia="Times New Roman" w:hAnsi="Calibri" w:cs="Calibri"/>
          <w:color w:val="222233"/>
          <w:sz w:val="21"/>
          <w:szCs w:val="21"/>
        </w:rPr>
        <w:t>articles of association</w:t>
      </w:r>
      <w:r>
        <w:rPr>
          <w:rFonts w:ascii="Calibri" w:eastAsia="Times New Roman" w:hAnsi="Calibri" w:cs="Calibri"/>
          <w:color w:val="222233"/>
          <w:sz w:val="21"/>
          <w:szCs w:val="21"/>
        </w:rPr>
        <w:t xml:space="preserve"> and, where the register evidences it, the </w:t>
      </w:r>
      <w:r>
        <w:rPr>
          <w:rStyle w:val="Fett"/>
          <w:rFonts w:ascii="Calibri" w:eastAsia="Times New Roman" w:hAnsi="Calibri" w:cs="Calibri"/>
          <w:color w:val="222233"/>
          <w:sz w:val="21"/>
          <w:szCs w:val="21"/>
        </w:rPr>
        <w:t>shareholder record</w:t>
      </w:r>
      <w:r>
        <w:rPr>
          <w:rFonts w:ascii="Calibri" w:eastAsia="Times New Roman" w:hAnsi="Calibri" w:cs="Calibri"/>
          <w:color w:val="222233"/>
          <w:sz w:val="21"/>
          <w:szCs w:val="21"/>
        </w:rPr>
        <w:t>, together with the structured registry data;</w:t>
      </w:r>
    </w:p>
    <w:p w14:paraId="55752458" w14:textId="77777777" w:rsidR="00223A6C" w:rsidRDefault="00223A6C">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for every document: the source reference at the register, the </w:t>
      </w:r>
      <w:r>
        <w:rPr>
          <w:rStyle w:val="Fett"/>
          <w:rFonts w:ascii="Calibri" w:eastAsia="Times New Roman" w:hAnsi="Calibri" w:cs="Calibri"/>
          <w:color w:val="222233"/>
          <w:sz w:val="21"/>
          <w:szCs w:val="21"/>
        </w:rPr>
        <w:t>retrieval date</w:t>
      </w:r>
      <w:r>
        <w:rPr>
          <w:rFonts w:ascii="Calibri" w:eastAsia="Times New Roman" w:hAnsi="Calibri" w:cs="Calibri"/>
          <w:color w:val="222233"/>
          <w:sz w:val="21"/>
          <w:szCs w:val="21"/>
        </w:rPr>
        <w:t xml:space="preserve"> and, where the document carries one, the </w:t>
      </w:r>
      <w:r>
        <w:rPr>
          <w:rStyle w:val="Fett"/>
          <w:rFonts w:ascii="Calibri" w:eastAsia="Times New Roman" w:hAnsi="Calibri" w:cs="Calibri"/>
          <w:color w:val="222233"/>
          <w:sz w:val="21"/>
          <w:szCs w:val="21"/>
        </w:rPr>
        <w:t>content date</w:t>
      </w:r>
      <w:r>
        <w:rPr>
          <w:rFonts w:ascii="Calibri" w:eastAsia="Times New Roman" w:hAnsi="Calibri" w:cs="Calibri"/>
          <w:color w:val="222233"/>
          <w:sz w:val="21"/>
          <w:szCs w:val="21"/>
        </w:rPr>
        <w:t>, the document version, the evidence level, and — where the document allows it — a machine-readable text layer, since registry documents are frequently scans without one;</w:t>
      </w:r>
    </w:p>
    <w:p w14:paraId="0A002215" w14:textId="77777777" w:rsidR="00223A6C" w:rsidRDefault="00223A6C">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an explicit answer where a document does not exist.</w:t>
      </w:r>
    </w:p>
    <w:p w14:paraId="42283880" w14:textId="77777777" w:rsidR="00223A6C" w:rsidRDefault="00223A6C">
      <w:pPr>
        <w:pStyle w:val="berschrift2"/>
        <w:rPr>
          <w:rFonts w:eastAsia="Times New Roman"/>
        </w:rPr>
      </w:pPr>
      <w:bookmarkStart w:id="447" w:name="_Toc241436710"/>
      <w:bookmarkStart w:id="448" w:name="_Toc240374323"/>
      <w:r>
        <w:rPr>
          <w:rFonts w:eastAsia="Times New Roman"/>
        </w:rPr>
        <w:t>1.2 Evidence level</w:t>
      </w:r>
      <w:bookmarkEnd w:id="447"/>
      <w:bookmarkEnd w:id="448"/>
    </w:p>
    <w:p w14:paraId="1C0C5B2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Not every document that carries an item of information is also evidence of it. Each delivery therefore states an </w:t>
      </w:r>
      <w:r>
        <w:rPr>
          <w:rStyle w:val="Fett"/>
          <w:rFonts w:ascii="Calibri" w:hAnsi="Calibri" w:cs="Calibri"/>
          <w:color w:val="222233"/>
          <w:sz w:val="21"/>
          <w:szCs w:val="21"/>
        </w:rPr>
        <w:t>evidence level</w:t>
      </w:r>
      <w:r>
        <w:rPr>
          <w:rFonts w:ascii="Calibri" w:hAnsi="Calibri" w:cs="Calibri"/>
          <w:color w:val="222233"/>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030"/>
        <w:gridCol w:w="5076"/>
        <w:gridCol w:w="3306"/>
      </w:tblGrid>
      <w:tr w:rsidR="00B95F03" w14:paraId="1637EA44" w14:textId="77777777">
        <w:trPr>
          <w:tblHeader/>
        </w:trPr>
        <w:tc>
          <w:tcPr>
            <w:tcW w:w="0" w:type="auto"/>
            <w:shd w:val="clear" w:color="auto" w:fill="1A2340"/>
            <w:tcMar>
              <w:top w:w="80" w:type="dxa"/>
              <w:left w:w="120" w:type="dxa"/>
              <w:bottom w:w="80" w:type="dxa"/>
              <w:right w:w="120" w:type="dxa"/>
            </w:tcMar>
            <w:vAlign w:val="center"/>
            <w:hideMark/>
          </w:tcPr>
          <w:p w14:paraId="21126434"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Level</w:t>
            </w:r>
          </w:p>
        </w:tc>
        <w:tc>
          <w:tcPr>
            <w:tcW w:w="0" w:type="auto"/>
            <w:shd w:val="clear" w:color="auto" w:fill="1A2340"/>
            <w:tcMar>
              <w:top w:w="80" w:type="dxa"/>
              <w:left w:w="120" w:type="dxa"/>
              <w:bottom w:w="80" w:type="dxa"/>
              <w:right w:w="120" w:type="dxa"/>
            </w:tcMar>
            <w:vAlign w:val="center"/>
            <w:hideMark/>
          </w:tcPr>
          <w:p w14:paraId="599AE1BA"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c>
          <w:tcPr>
            <w:tcW w:w="0" w:type="auto"/>
            <w:shd w:val="clear" w:color="auto" w:fill="1A2340"/>
            <w:tcMar>
              <w:top w:w="80" w:type="dxa"/>
              <w:left w:w="120" w:type="dxa"/>
              <w:bottom w:w="80" w:type="dxa"/>
              <w:right w:w="120" w:type="dxa"/>
            </w:tcMar>
            <w:vAlign w:val="center"/>
            <w:hideMark/>
          </w:tcPr>
          <w:p w14:paraId="25D2774F"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Example</w:t>
            </w:r>
          </w:p>
        </w:tc>
      </w:tr>
      <w:tr w:rsidR="00B95F03" w14:paraId="7951D316" w14:textId="77777777">
        <w:tc>
          <w:tcPr>
            <w:tcW w:w="0" w:type="auto"/>
            <w:tcBorders>
              <w:bottom w:val="single" w:sz="4" w:space="0" w:color="E5E7EB"/>
            </w:tcBorders>
            <w:tcMar>
              <w:top w:w="80" w:type="dxa"/>
              <w:left w:w="120" w:type="dxa"/>
              <w:bottom w:w="80" w:type="dxa"/>
              <w:right w:w="120" w:type="dxa"/>
            </w:tcMar>
            <w:hideMark/>
          </w:tcPr>
          <w:p w14:paraId="7A23010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data</w:t>
            </w:r>
          </w:p>
        </w:tc>
        <w:tc>
          <w:tcPr>
            <w:tcW w:w="0" w:type="auto"/>
            <w:tcBorders>
              <w:bottom w:val="single" w:sz="4" w:space="0" w:color="E5E7EB"/>
            </w:tcBorders>
            <w:tcMar>
              <w:top w:w="80" w:type="dxa"/>
              <w:left w:w="120" w:type="dxa"/>
              <w:bottom w:w="80" w:type="dxa"/>
              <w:right w:w="120" w:type="dxa"/>
            </w:tcMar>
            <w:hideMark/>
          </w:tcPr>
          <w:p w14:paraId="2BEA561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an item of information, not a document — never evidence in itself</w:t>
            </w:r>
          </w:p>
        </w:tc>
        <w:tc>
          <w:tcPr>
            <w:tcW w:w="0" w:type="auto"/>
            <w:tcBorders>
              <w:bottom w:val="single" w:sz="4" w:space="0" w:color="E5E7EB"/>
            </w:tcBorders>
            <w:tcMar>
              <w:top w:w="80" w:type="dxa"/>
              <w:left w:w="120" w:type="dxa"/>
              <w:bottom w:w="80" w:type="dxa"/>
              <w:right w:w="120" w:type="dxa"/>
            </w:tcMar>
            <w:hideMark/>
          </w:tcPr>
          <w:p w14:paraId="57F551D9"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structured shareholder particulars</w:t>
            </w:r>
          </w:p>
        </w:tc>
      </w:tr>
      <w:tr w:rsidR="00B95F03" w14:paraId="7F077D8A" w14:textId="77777777">
        <w:tc>
          <w:tcPr>
            <w:tcW w:w="0" w:type="auto"/>
            <w:tcBorders>
              <w:bottom w:val="single" w:sz="4" w:space="0" w:color="E5E7EB"/>
            </w:tcBorders>
            <w:tcMar>
              <w:top w:w="80" w:type="dxa"/>
              <w:left w:w="120" w:type="dxa"/>
              <w:bottom w:w="80" w:type="dxa"/>
              <w:right w:w="120" w:type="dxa"/>
            </w:tcMar>
            <w:hideMark/>
          </w:tcPr>
          <w:p w14:paraId="531BEA5A"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document</w:t>
            </w:r>
          </w:p>
        </w:tc>
        <w:tc>
          <w:tcPr>
            <w:tcW w:w="0" w:type="auto"/>
            <w:tcBorders>
              <w:bottom w:val="single" w:sz="4" w:space="0" w:color="E5E7EB"/>
            </w:tcBorders>
            <w:tcMar>
              <w:top w:w="80" w:type="dxa"/>
              <w:left w:w="120" w:type="dxa"/>
              <w:bottom w:w="80" w:type="dxa"/>
              <w:right w:w="120" w:type="dxa"/>
            </w:tcMar>
            <w:hideMark/>
          </w:tcPr>
          <w:p w14:paraId="70FA662B"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 document actually filed with the register, without a seal</w:t>
            </w:r>
          </w:p>
        </w:tc>
        <w:tc>
          <w:tcPr>
            <w:tcW w:w="0" w:type="auto"/>
            <w:tcBorders>
              <w:bottom w:val="single" w:sz="4" w:space="0" w:color="E5E7EB"/>
            </w:tcBorders>
            <w:tcMar>
              <w:top w:w="80" w:type="dxa"/>
              <w:left w:w="120" w:type="dxa"/>
              <w:bottom w:w="80" w:type="dxa"/>
              <w:right w:w="120" w:type="dxa"/>
            </w:tcMar>
            <w:hideMark/>
          </w:tcPr>
          <w:p w14:paraId="512E79E7"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articles of association from the register</w:t>
            </w:r>
          </w:p>
        </w:tc>
      </w:tr>
      <w:tr w:rsidR="00B95F03" w14:paraId="24AF6DAB" w14:textId="77777777">
        <w:tc>
          <w:tcPr>
            <w:tcW w:w="0" w:type="auto"/>
            <w:tcBorders>
              <w:bottom w:val="single" w:sz="4" w:space="0" w:color="E5E7EB"/>
            </w:tcBorders>
            <w:tcMar>
              <w:top w:w="80" w:type="dxa"/>
              <w:left w:w="120" w:type="dxa"/>
              <w:bottom w:w="80" w:type="dxa"/>
              <w:right w:w="120" w:type="dxa"/>
            </w:tcMar>
            <w:hideMark/>
          </w:tcPr>
          <w:p w14:paraId="5D68032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certified</w:t>
            </w:r>
          </w:p>
        </w:tc>
        <w:tc>
          <w:tcPr>
            <w:tcW w:w="0" w:type="auto"/>
            <w:tcBorders>
              <w:bottom w:val="single" w:sz="4" w:space="0" w:color="E5E7EB"/>
            </w:tcBorders>
            <w:tcMar>
              <w:top w:w="80" w:type="dxa"/>
              <w:left w:w="120" w:type="dxa"/>
              <w:bottom w:w="80" w:type="dxa"/>
              <w:right w:w="120" w:type="dxa"/>
            </w:tcMar>
            <w:hideMark/>
          </w:tcPr>
          <w:p w14:paraId="7A4ED2D9"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issued and sealed by the registry authority</w:t>
            </w:r>
          </w:p>
        </w:tc>
        <w:tc>
          <w:tcPr>
            <w:tcW w:w="0" w:type="auto"/>
            <w:tcBorders>
              <w:bottom w:val="single" w:sz="4" w:space="0" w:color="E5E7EB"/>
            </w:tcBorders>
            <w:tcMar>
              <w:top w:w="80" w:type="dxa"/>
              <w:left w:w="120" w:type="dxa"/>
              <w:bottom w:w="80" w:type="dxa"/>
              <w:right w:w="120" w:type="dxa"/>
            </w:tcMar>
            <w:hideMark/>
          </w:tcPr>
          <w:p w14:paraId="3CFBD88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Kbis, certified commercial register extract</w:t>
            </w:r>
          </w:p>
        </w:tc>
      </w:tr>
    </w:tbl>
    <w:p w14:paraId="790F07CB" w14:textId="77777777" w:rsidR="00223A6C" w:rsidRDefault="00223A6C">
      <w:pPr>
        <w:pStyle w:val="StandardWeb"/>
        <w:rPr>
          <w:rFonts w:ascii="Calibri" w:hAnsi="Calibri" w:cs="Calibri"/>
          <w:color w:val="222233"/>
          <w:sz w:val="21"/>
          <w:szCs w:val="21"/>
        </w:rPr>
      </w:pPr>
      <w:r>
        <w:rPr>
          <w:rStyle w:val="Fett"/>
          <w:rFonts w:ascii="Calibri" w:hAnsi="Calibri" w:cs="Calibri"/>
          <w:color w:val="222233"/>
          <w:sz w:val="21"/>
          <w:szCs w:val="21"/>
        </w:rPr>
        <w:t>STP does not have to specify the level when ordering.</w:t>
      </w:r>
      <w:r>
        <w:rPr>
          <w:rFonts w:ascii="Calibri" w:hAnsi="Calibri" w:cs="Calibri"/>
          <w:color w:val="222233"/>
          <w:sz w:val="21"/>
          <w:szCs w:val="21"/>
        </w:rPr>
        <w:t xml:space="preserve"> Where more than one level is obtainable for a document kind in a jurisdiction, Founders1 delivers the highest obtainable level and labels it. An apostille is a property of a certified document, not a fourth level.</w:t>
      </w:r>
    </w:p>
    <w:p w14:paraId="50AAEC4F" w14:textId="77777777" w:rsidR="00223A6C" w:rsidRDefault="00223A6C">
      <w:pPr>
        <w:pStyle w:val="berschrift2"/>
        <w:rPr>
          <w:rFonts w:eastAsia="Times New Roman"/>
        </w:rPr>
      </w:pPr>
      <w:bookmarkStart w:id="449" w:name="_Toc241436711"/>
      <w:bookmarkStart w:id="450" w:name="_Toc240374324"/>
      <w:r>
        <w:rPr>
          <w:rFonts w:eastAsia="Times New Roman"/>
        </w:rPr>
        <w:t>1.3 Availability</w:t>
      </w:r>
      <w:bookmarkEnd w:id="449"/>
      <w:bookmarkEnd w:id="450"/>
    </w:p>
    <w:p w14:paraId="48386C63"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Availability is classified per jurisdiction × legal form × document kind. Exactly one of four cases applies, and the fourth is a definitive answer rather than an error:</w:t>
      </w:r>
    </w:p>
    <w:tbl>
      <w:tblPr>
        <w:tblW w:w="5000" w:type="pct"/>
        <w:tblCellMar>
          <w:top w:w="15" w:type="dxa"/>
          <w:left w:w="15" w:type="dxa"/>
          <w:bottom w:w="15" w:type="dxa"/>
          <w:right w:w="15" w:type="dxa"/>
        </w:tblCellMar>
        <w:tblLook w:val="04A0" w:firstRow="1" w:lastRow="0" w:firstColumn="1" w:lastColumn="0" w:noHBand="0" w:noVBand="1"/>
      </w:tblPr>
      <w:tblGrid>
        <w:gridCol w:w="1433"/>
        <w:gridCol w:w="2817"/>
        <w:gridCol w:w="5162"/>
      </w:tblGrid>
      <w:tr w:rsidR="00B95F03" w14:paraId="030EC2A1" w14:textId="77777777">
        <w:trPr>
          <w:tblHeader/>
        </w:trPr>
        <w:tc>
          <w:tcPr>
            <w:tcW w:w="0" w:type="auto"/>
            <w:shd w:val="clear" w:color="auto" w:fill="1A2340"/>
            <w:tcMar>
              <w:top w:w="80" w:type="dxa"/>
              <w:left w:w="120" w:type="dxa"/>
              <w:bottom w:w="80" w:type="dxa"/>
              <w:right w:w="120" w:type="dxa"/>
            </w:tcMar>
            <w:vAlign w:val="center"/>
            <w:hideMark/>
          </w:tcPr>
          <w:p w14:paraId="37A2FC10"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Case</w:t>
            </w:r>
          </w:p>
        </w:tc>
        <w:tc>
          <w:tcPr>
            <w:tcW w:w="0" w:type="auto"/>
            <w:shd w:val="clear" w:color="auto" w:fill="1A2340"/>
            <w:tcMar>
              <w:top w:w="80" w:type="dxa"/>
              <w:left w:w="120" w:type="dxa"/>
              <w:bottom w:w="80" w:type="dxa"/>
              <w:right w:w="120" w:type="dxa"/>
            </w:tcMar>
            <w:vAlign w:val="center"/>
            <w:hideMark/>
          </w:tcPr>
          <w:p w14:paraId="02ACD373"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c>
          <w:tcPr>
            <w:tcW w:w="0" w:type="auto"/>
            <w:shd w:val="clear" w:color="auto" w:fill="1A2340"/>
            <w:tcMar>
              <w:top w:w="80" w:type="dxa"/>
              <w:left w:w="120" w:type="dxa"/>
              <w:bottom w:w="80" w:type="dxa"/>
              <w:right w:w="120" w:type="dxa"/>
            </w:tcMar>
            <w:vAlign w:val="center"/>
            <w:hideMark/>
          </w:tcPr>
          <w:p w14:paraId="3B3889E4"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Price effect</w:t>
            </w:r>
          </w:p>
        </w:tc>
      </w:tr>
      <w:tr w:rsidR="00B95F03" w14:paraId="2E52522A" w14:textId="77777777">
        <w:tc>
          <w:tcPr>
            <w:tcW w:w="0" w:type="auto"/>
            <w:tcBorders>
              <w:bottom w:val="single" w:sz="4" w:space="0" w:color="E5E7EB"/>
            </w:tcBorders>
            <w:tcMar>
              <w:top w:w="80" w:type="dxa"/>
              <w:left w:w="120" w:type="dxa"/>
              <w:bottom w:w="80" w:type="dxa"/>
              <w:right w:w="120" w:type="dxa"/>
            </w:tcMar>
            <w:hideMark/>
          </w:tcPr>
          <w:p w14:paraId="684D59F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Base document</w:t>
            </w:r>
          </w:p>
        </w:tc>
        <w:tc>
          <w:tcPr>
            <w:tcW w:w="0" w:type="auto"/>
            <w:tcBorders>
              <w:bottom w:val="single" w:sz="4" w:space="0" w:color="E5E7EB"/>
            </w:tcBorders>
            <w:tcMar>
              <w:top w:w="80" w:type="dxa"/>
              <w:left w:w="120" w:type="dxa"/>
              <w:bottom w:w="80" w:type="dxa"/>
              <w:right w:w="120" w:type="dxa"/>
            </w:tcMar>
            <w:hideMark/>
          </w:tcPr>
          <w:p w14:paraId="7A80B9B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part of the standard retrieval</w:t>
            </w:r>
          </w:p>
        </w:tc>
        <w:tc>
          <w:tcPr>
            <w:tcW w:w="0" w:type="auto"/>
            <w:tcBorders>
              <w:bottom w:val="single" w:sz="4" w:space="0" w:color="E5E7EB"/>
            </w:tcBorders>
            <w:tcMar>
              <w:top w:w="80" w:type="dxa"/>
              <w:left w:w="120" w:type="dxa"/>
              <w:bottom w:w="80" w:type="dxa"/>
              <w:right w:w="120" w:type="dxa"/>
            </w:tcMar>
            <w:hideMark/>
          </w:tcPr>
          <w:p w14:paraId="37616451"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included in the base price</w:t>
            </w:r>
          </w:p>
        </w:tc>
      </w:tr>
      <w:tr w:rsidR="00B95F03" w14:paraId="0A451BA5" w14:textId="77777777">
        <w:tc>
          <w:tcPr>
            <w:tcW w:w="0" w:type="auto"/>
            <w:tcBorders>
              <w:bottom w:val="single" w:sz="4" w:space="0" w:color="E5E7EB"/>
            </w:tcBorders>
            <w:tcMar>
              <w:top w:w="80" w:type="dxa"/>
              <w:left w:w="120" w:type="dxa"/>
              <w:bottom w:w="80" w:type="dxa"/>
              <w:right w:w="120" w:type="dxa"/>
            </w:tcMar>
            <w:hideMark/>
          </w:tcPr>
          <w:p w14:paraId="2726EDD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Additional document</w:t>
            </w:r>
          </w:p>
        </w:tc>
        <w:tc>
          <w:tcPr>
            <w:tcW w:w="0" w:type="auto"/>
            <w:tcBorders>
              <w:bottom w:val="single" w:sz="4" w:space="0" w:color="E5E7EB"/>
            </w:tcBorders>
            <w:tcMar>
              <w:top w:w="80" w:type="dxa"/>
              <w:left w:w="120" w:type="dxa"/>
              <w:bottom w:w="80" w:type="dxa"/>
              <w:right w:w="120" w:type="dxa"/>
            </w:tcMar>
            <w:hideMark/>
          </w:tcPr>
          <w:p w14:paraId="1B7E85F4"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held by the register, not part of the standard retrieval</w:t>
            </w:r>
          </w:p>
        </w:tc>
        <w:tc>
          <w:tcPr>
            <w:tcW w:w="0" w:type="auto"/>
            <w:tcBorders>
              <w:bottom w:val="single" w:sz="4" w:space="0" w:color="E5E7EB"/>
            </w:tcBorders>
            <w:tcMar>
              <w:top w:w="80" w:type="dxa"/>
              <w:left w:w="120" w:type="dxa"/>
              <w:bottom w:w="80" w:type="dxa"/>
              <w:right w:w="120" w:type="dxa"/>
            </w:tcMar>
            <w:hideMark/>
          </w:tcPr>
          <w:p w14:paraId="5FE5B45C"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surcharge per Annex 2</w:t>
            </w:r>
          </w:p>
        </w:tc>
      </w:tr>
      <w:tr w:rsidR="00B95F03" w14:paraId="256005C4" w14:textId="77777777">
        <w:tc>
          <w:tcPr>
            <w:tcW w:w="0" w:type="auto"/>
            <w:tcBorders>
              <w:bottom w:val="single" w:sz="4" w:space="0" w:color="E5E7EB"/>
            </w:tcBorders>
            <w:tcMar>
              <w:top w:w="80" w:type="dxa"/>
              <w:left w:w="120" w:type="dxa"/>
              <w:bottom w:w="80" w:type="dxa"/>
              <w:right w:w="120" w:type="dxa"/>
            </w:tcMar>
            <w:hideMark/>
          </w:tcPr>
          <w:p w14:paraId="184243D6"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Data only</w:t>
            </w:r>
          </w:p>
        </w:tc>
        <w:tc>
          <w:tcPr>
            <w:tcW w:w="0" w:type="auto"/>
            <w:tcBorders>
              <w:bottom w:val="single" w:sz="4" w:space="0" w:color="E5E7EB"/>
            </w:tcBorders>
            <w:tcMar>
              <w:top w:w="80" w:type="dxa"/>
              <w:left w:w="120" w:type="dxa"/>
              <w:bottom w:w="80" w:type="dxa"/>
              <w:right w:w="120" w:type="dxa"/>
            </w:tcMar>
            <w:hideMark/>
          </w:tcPr>
          <w:p w14:paraId="413139B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 document, but structured particulars from the register</w:t>
            </w:r>
          </w:p>
        </w:tc>
        <w:tc>
          <w:tcPr>
            <w:tcW w:w="0" w:type="auto"/>
            <w:tcBorders>
              <w:bottom w:val="single" w:sz="4" w:space="0" w:color="E5E7EB"/>
            </w:tcBorders>
            <w:tcMar>
              <w:top w:w="80" w:type="dxa"/>
              <w:left w:w="120" w:type="dxa"/>
              <w:bottom w:w="80" w:type="dxa"/>
              <w:right w:w="120" w:type="dxa"/>
            </w:tcMar>
            <w:hideMark/>
          </w:tcPr>
          <w:p w14:paraId="1880EF1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included in the base price</w:t>
            </w:r>
          </w:p>
        </w:tc>
      </w:tr>
      <w:tr w:rsidR="00B95F03" w14:paraId="2796E671" w14:textId="77777777">
        <w:tc>
          <w:tcPr>
            <w:tcW w:w="0" w:type="auto"/>
            <w:tcBorders>
              <w:bottom w:val="single" w:sz="4" w:space="0" w:color="E5E7EB"/>
            </w:tcBorders>
            <w:tcMar>
              <w:top w:w="80" w:type="dxa"/>
              <w:left w:w="120" w:type="dxa"/>
              <w:bottom w:w="80" w:type="dxa"/>
              <w:right w:w="120" w:type="dxa"/>
            </w:tcMar>
            <w:hideMark/>
          </w:tcPr>
          <w:p w14:paraId="6FC9F895"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Not available</w:t>
            </w:r>
          </w:p>
        </w:tc>
        <w:tc>
          <w:tcPr>
            <w:tcW w:w="0" w:type="auto"/>
            <w:tcBorders>
              <w:bottom w:val="single" w:sz="4" w:space="0" w:color="E5E7EB"/>
            </w:tcBorders>
            <w:tcMar>
              <w:top w:w="80" w:type="dxa"/>
              <w:left w:w="120" w:type="dxa"/>
              <w:bottom w:w="80" w:type="dxa"/>
              <w:right w:w="120" w:type="dxa"/>
            </w:tcMar>
            <w:hideMark/>
          </w:tcPr>
          <w:p w14:paraId="325257C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not obtainable in this jurisdiction for this legal form</w:t>
            </w:r>
          </w:p>
        </w:tc>
        <w:tc>
          <w:tcPr>
            <w:tcW w:w="0" w:type="auto"/>
            <w:tcBorders>
              <w:bottom w:val="single" w:sz="4" w:space="0" w:color="E5E7EB"/>
            </w:tcBorders>
            <w:tcMar>
              <w:top w:w="80" w:type="dxa"/>
              <w:left w:w="120" w:type="dxa"/>
              <w:bottom w:w="80" w:type="dxa"/>
              <w:right w:w="120" w:type="dxa"/>
            </w:tcMar>
            <w:hideMark/>
          </w:tcPr>
          <w:p w14:paraId="1BFF2E1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 charge where this is known before procurement; where a Case had to be procured to establish it, clause 8.7 applies</w:t>
            </w:r>
          </w:p>
        </w:tc>
      </w:tr>
    </w:tbl>
    <w:p w14:paraId="63135397"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reads exclusively from BetterCo. The procurement routes behind it are not visible or addressable — not as an endpoint, a field name, or a status value.</w:t>
      </w:r>
    </w:p>
    <w:p w14:paraId="777AC030"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BetterCo is the system of record: documents are held, versioned and re-served there. When Founders1 adds or changes a procurement route, STP sees it in cost and provenance — </w:t>
      </w:r>
      <w:r>
        <w:rPr>
          <w:rStyle w:val="Fett"/>
          <w:rFonts w:ascii="Calibri" w:hAnsi="Calibri" w:cs="Calibri"/>
          <w:color w:val="222233"/>
          <w:sz w:val="21"/>
          <w:szCs w:val="21"/>
        </w:rPr>
        <w:t>not in code</w:t>
      </w:r>
      <w:r>
        <w:rPr>
          <w:rFonts w:ascii="Calibri" w:hAnsi="Calibri" w:cs="Calibri"/>
          <w:color w:val="222233"/>
          <w:sz w:val="21"/>
          <w:szCs w:val="21"/>
        </w:rPr>
        <w:t>.</w:t>
      </w:r>
    </w:p>
    <w:p w14:paraId="3B2BE6B3" w14:textId="77777777" w:rsidR="00223A6C" w:rsidRDefault="00223A6C">
      <w:pPr>
        <w:pStyle w:val="berschrift2"/>
        <w:rPr>
          <w:rFonts w:eastAsia="Times New Roman"/>
        </w:rPr>
      </w:pPr>
      <w:bookmarkStart w:id="451" w:name="_Toc241436712"/>
      <w:bookmarkStart w:id="452" w:name="_Toc240374325"/>
      <w:r>
        <w:rPr>
          <w:rFonts w:eastAsia="Times New Roman"/>
        </w:rPr>
        <w:t>1.4 How STP uses the service with its clients</w:t>
      </w:r>
      <w:bookmarkEnd w:id="451"/>
      <w:bookmarkEnd w:id="452"/>
    </w:p>
    <w:p w14:paraId="1E3E453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STP integrates the service into its own onboarding, KYC and client-file workflows and offers it to its clients under its own name. Founders1 does not appear towards the end client and has no contractual relationship with them. Per end-client company:</w:t>
      </w:r>
    </w:p>
    <w:p w14:paraId="55F1D679"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STP opens a case: jurisdiction, legal form, company identifiers</w:t>
      </w:r>
      <w:del w:id="453" w:author="Eckhard Ortwein" w:date="2026-09-27T21:24:00Z" w16du:dateUtc="2026-09-27T19:24:00Z">
        <w:r w:rsidR="00A31CFC" w:rsidRPr="0040708E">
          <w:rPr>
            <w:rFonts w:ascii="Calibri" w:eastAsia="Times New Roman" w:hAnsi="Calibri" w:cs="Calibri"/>
            <w:color w:val="222233"/>
            <w:sz w:val="21"/>
            <w:szCs w:val="21"/>
            <w:lang w:val="en-US"/>
          </w:rPr>
          <w:delText xml:space="preserve"> and</w:delText>
        </w:r>
      </w:del>
      <w:ins w:id="454" w:author="Eckhard Ortwein" w:date="2026-09-27T21:24:00Z" w16du:dateUtc="2026-09-27T19:24:00Z">
        <w:r>
          <w:rPr>
            <w:rFonts w:ascii="Calibri" w:eastAsia="Times New Roman" w:hAnsi="Calibri" w:cs="Calibri"/>
            <w:color w:val="222233"/>
            <w:sz w:val="21"/>
            <w:szCs w:val="21"/>
          </w:rPr>
          <w:t>,</w:t>
        </w:r>
      </w:ins>
      <w:r>
        <w:rPr>
          <w:rFonts w:ascii="Calibri" w:eastAsia="Times New Roman" w:hAnsi="Calibri" w:cs="Calibri"/>
          <w:color w:val="222233"/>
          <w:sz w:val="21"/>
          <w:szCs w:val="21"/>
        </w:rPr>
        <w:t xml:space="preserve"> the document kinds required</w:t>
      </w:r>
      <w:del w:id="455" w:author="Eckhard Ortwein" w:date="2026-09-27T21:24:00Z" w16du:dateUtc="2026-09-27T19:24:00Z">
        <w:r w:rsidR="00A31CFC" w:rsidRPr="0040708E">
          <w:rPr>
            <w:rFonts w:ascii="Calibri" w:eastAsia="Times New Roman" w:hAnsi="Calibri" w:cs="Calibri"/>
            <w:color w:val="222233"/>
            <w:sz w:val="21"/>
            <w:szCs w:val="21"/>
            <w:lang w:val="en-US"/>
          </w:rPr>
          <w:delText>.</w:delText>
        </w:r>
      </w:del>
      <w:ins w:id="456" w:author="Eckhard Ortwein" w:date="2026-09-27T21:24:00Z" w16du:dateUtc="2026-09-27T19:24:00Z">
        <w:r>
          <w:rPr>
            <w:rFonts w:ascii="Calibri" w:eastAsia="Times New Roman" w:hAnsi="Calibri" w:cs="Calibri"/>
            <w:color w:val="222233"/>
            <w:sz w:val="21"/>
            <w:szCs w:val="21"/>
          </w:rPr>
          <w:t xml:space="preserve">, and </w:t>
        </w:r>
        <w:r>
          <w:rPr>
            <w:rStyle w:val="Fett"/>
            <w:rFonts w:ascii="Calibri" w:eastAsia="Times New Roman" w:hAnsi="Calibri" w:cs="Calibri"/>
            <w:color w:val="222233"/>
            <w:sz w:val="21"/>
            <w:szCs w:val="21"/>
          </w:rPr>
          <w:t>its own reference for the End Client</w:t>
        </w:r>
        <w:r>
          <w:rPr>
            <w:rFonts w:ascii="Calibri" w:eastAsia="Times New Roman" w:hAnsi="Calibri" w:cs="Calibri"/>
            <w:color w:val="222233"/>
            <w:sz w:val="21"/>
            <w:szCs w:val="21"/>
          </w:rPr>
          <w:t xml:space="preserve"> (clause 6.2).</w:t>
        </w:r>
      </w:ins>
    </w:p>
    <w:p w14:paraId="39BDC017"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Procurement runs </w:t>
      </w:r>
      <w:r>
        <w:rPr>
          <w:rStyle w:val="Fett"/>
          <w:rFonts w:ascii="Calibri" w:eastAsia="Times New Roman" w:hAnsi="Calibri" w:cs="Calibri"/>
          <w:color w:val="222233"/>
          <w:sz w:val="21"/>
          <w:szCs w:val="21"/>
        </w:rPr>
        <w:t>asynchronously</w:t>
      </w:r>
      <w:r>
        <w:rPr>
          <w:rFonts w:ascii="Calibri" w:eastAsia="Times New Roman" w:hAnsi="Calibri" w:cs="Calibri"/>
          <w:color w:val="222233"/>
          <w:sz w:val="21"/>
          <w:szCs w:val="21"/>
        </w:rPr>
        <w:t xml:space="preserve">. Some routes take minutes; manual registry routes take hours to days. Progress is reported by callback, and each document kind carries its own state: </w:t>
      </w:r>
    </w:p>
    <w:p w14:paraId="3F7F0DEB"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requested</w:t>
      </w:r>
      <w:r>
        <w:rPr>
          <w:rFonts w:ascii="Calibri" w:eastAsia="Times New Roman" w:hAnsi="Calibri" w:cs="Calibri"/>
          <w:color w:val="222233"/>
          <w:sz w:val="21"/>
          <w:szCs w:val="21"/>
        </w:rPr>
        <w:t xml:space="preserve"> — the document kind has been asked for</w:t>
      </w:r>
    </w:p>
    <w:p w14:paraId="0845C8DD"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ordered</w:t>
      </w:r>
      <w:r>
        <w:rPr>
          <w:rFonts w:ascii="Calibri" w:eastAsia="Times New Roman" w:hAnsi="Calibri" w:cs="Calibri"/>
          <w:color w:val="222233"/>
          <w:sz w:val="21"/>
          <w:szCs w:val="21"/>
        </w:rPr>
        <w:t xml:space="preserve"> — procurement has been triggered</w:t>
      </w:r>
    </w:p>
    <w:p w14:paraId="78378D9D"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delivered</w:t>
      </w:r>
      <w:r>
        <w:rPr>
          <w:rFonts w:ascii="Calibri" w:eastAsia="Times New Roman" w:hAnsi="Calibri" w:cs="Calibri"/>
          <w:color w:val="222233"/>
          <w:sz w:val="21"/>
          <w:szCs w:val="21"/>
        </w:rPr>
        <w:t xml:space="preserve"> — the document has arrived at BetterCo</w:t>
      </w:r>
    </w:p>
    <w:p w14:paraId="0640BD3F"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stored</w:t>
      </w:r>
      <w:r>
        <w:rPr>
          <w:rFonts w:ascii="Calibri" w:eastAsia="Times New Roman" w:hAnsi="Calibri" w:cs="Calibri"/>
          <w:color w:val="222233"/>
          <w:sz w:val="21"/>
          <w:szCs w:val="21"/>
        </w:rPr>
        <w:t xml:space="preserve"> — it is held and retrievable by STP</w:t>
      </w:r>
    </w:p>
    <w:p w14:paraId="7CA8BB14" w14:textId="77777777" w:rsidR="00223A6C" w:rsidRDefault="00223A6C">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failed</w:t>
      </w:r>
      <w:r>
        <w:rPr>
          <w:rFonts w:ascii="Calibri" w:eastAsia="Times New Roman" w:hAnsi="Calibri" w:cs="Calibri"/>
          <w:color w:val="222233"/>
          <w:sz w:val="21"/>
          <w:szCs w:val="21"/>
        </w:rPr>
        <w:t xml:space="preserve"> or </w:t>
      </w:r>
      <w:r>
        <w:rPr>
          <w:rFonts w:ascii="Calibri" w:eastAsia="Times New Roman" w:hAnsi="Calibri" w:cs="Calibri"/>
          <w:b/>
          <w:bCs/>
          <w:color w:val="222233"/>
          <w:sz w:val="21"/>
          <w:szCs w:val="21"/>
        </w:rPr>
        <w:t>not available</w:t>
      </w:r>
      <w:r>
        <w:rPr>
          <w:rFonts w:ascii="Calibri" w:eastAsia="Times New Roman" w:hAnsi="Calibri" w:cs="Calibri"/>
          <w:color w:val="222233"/>
          <w:sz w:val="21"/>
          <w:szCs w:val="21"/>
        </w:rPr>
        <w:t xml:space="preserve"> — the two end states that carry no document</w:t>
      </w:r>
    </w:p>
    <w:p w14:paraId="701DDA03"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STP retrieves the documents and their provenance from BetterCo and files them in the client's file. Case and document identifiers are BetterCo identifiers and stay stable across a change of source.</w:t>
      </w:r>
    </w:p>
    <w:p w14:paraId="444186B9"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w:t>
      </w:r>
      <w:ins w:id="457" w:author="Eckhard Ortwein" w:date="2026-09-27T21:24:00Z" w16du:dateUtc="2026-09-27T19:24:00Z">
        <w:r>
          <w:rPr>
            <w:rFonts w:ascii="Calibri" w:eastAsia="Times New Roman" w:hAnsi="Calibri" w:cs="Calibri"/>
            <w:color w:val="222233"/>
            <w:sz w:val="21"/>
            <w:szCs w:val="21"/>
          </w:rPr>
          <w:t xml:space="preserve">STP places </w:t>
        </w:r>
      </w:ins>
      <w:r>
        <w:rPr>
          <w:rFonts w:ascii="Calibri" w:eastAsia="Times New Roman" w:hAnsi="Calibri" w:cs="Calibri"/>
          <w:color w:val="222233"/>
          <w:sz w:val="21"/>
          <w:szCs w:val="21"/>
        </w:rPr>
        <w:t xml:space="preserve">a </w:t>
      </w:r>
      <w:ins w:id="458" w:author="Eckhard Ortwein" w:date="2026-09-27T21:24:00Z" w16du:dateUtc="2026-09-27T19:24:00Z">
        <w:r>
          <w:rPr>
            <w:rFonts w:ascii="Calibri" w:eastAsia="Times New Roman" w:hAnsi="Calibri" w:cs="Calibri"/>
            <w:color w:val="222233"/>
            <w:sz w:val="21"/>
            <w:szCs w:val="21"/>
          </w:rPr>
          <w:t xml:space="preserve">Case for </w:t>
        </w:r>
        <w:r>
          <w:rPr>
            <w:rStyle w:val="Fett"/>
            <w:rFonts w:ascii="Calibri" w:eastAsia="Times New Roman" w:hAnsi="Calibri" w:cs="Calibri"/>
            <w:color w:val="222233"/>
            <w:sz w:val="21"/>
            <w:szCs w:val="21"/>
          </w:rPr>
          <w:t>the same End Client</w:t>
        </w:r>
        <w:r>
          <w:rPr>
            <w:rFonts w:ascii="Calibri" w:eastAsia="Times New Roman" w:hAnsi="Calibri" w:cs="Calibri"/>
            <w:color w:val="222233"/>
            <w:sz w:val="21"/>
            <w:szCs w:val="21"/>
          </w:rPr>
          <w:t xml:space="preserve">, the same company and the same </w:t>
        </w:r>
      </w:ins>
      <w:r>
        <w:rPr>
          <w:rFonts w:ascii="Calibri" w:eastAsia="Times New Roman" w:hAnsi="Calibri" w:cs="Calibri"/>
          <w:color w:val="222233"/>
          <w:sz w:val="21"/>
          <w:szCs w:val="21"/>
        </w:rPr>
        <w:t xml:space="preserve">document </w:t>
      </w:r>
      <w:del w:id="459" w:author="Eckhard Ortwein" w:date="2026-09-27T21:24:00Z" w16du:dateUtc="2026-09-27T19:24:00Z">
        <w:r w:rsidR="00A31CFC" w:rsidRPr="0040708E">
          <w:rPr>
            <w:rFonts w:ascii="Calibri" w:eastAsia="Times New Roman" w:hAnsi="Calibri" w:cs="Calibri"/>
            <w:color w:val="222233"/>
            <w:sz w:val="21"/>
            <w:szCs w:val="21"/>
            <w:lang w:val="en-US"/>
          </w:rPr>
          <w:delText xml:space="preserve">of the required </w:delText>
        </w:r>
      </w:del>
      <w:r>
        <w:rPr>
          <w:rFonts w:ascii="Calibri" w:eastAsia="Times New Roman" w:hAnsi="Calibri" w:cs="Calibri"/>
          <w:color w:val="222233"/>
          <w:sz w:val="21"/>
          <w:szCs w:val="21"/>
        </w:rPr>
        <w:t xml:space="preserve">kind </w:t>
      </w:r>
      <w:del w:id="460" w:author="Eckhard Ortwein" w:date="2026-09-27T21:24:00Z" w16du:dateUtc="2026-09-27T19:24:00Z">
        <w:r w:rsidR="00A31CFC" w:rsidRPr="0040708E">
          <w:rPr>
            <w:rFonts w:ascii="Calibri" w:eastAsia="Times New Roman" w:hAnsi="Calibri" w:cs="Calibri"/>
            <w:color w:val="222233"/>
            <w:sz w:val="21"/>
            <w:szCs w:val="21"/>
            <w:lang w:val="en-US"/>
          </w:rPr>
          <w:delText>is</w:delText>
        </w:r>
      </w:del>
      <w:ins w:id="461" w:author="Eckhard Ortwein" w:date="2026-09-27T21:24:00Z" w16du:dateUtc="2026-09-27T19:24:00Z">
        <w:r>
          <w:rPr>
            <w:rStyle w:val="Fett"/>
            <w:rFonts w:ascii="Calibri" w:eastAsia="Times New Roman" w:hAnsi="Calibri" w:cs="Calibri"/>
            <w:color w:val="222233"/>
            <w:sz w:val="21"/>
            <w:szCs w:val="21"/>
          </w:rPr>
          <w:t>within 48 hours</w:t>
        </w:r>
        <w:r>
          <w:rPr>
            <w:rFonts w:ascii="Calibri" w:eastAsia="Times New Roman" w:hAnsi="Calibri" w:cs="Calibri"/>
            <w:color w:val="222233"/>
            <w:sz w:val="21"/>
            <w:szCs w:val="21"/>
          </w:rPr>
          <w:t xml:space="preserve"> of a delivery, the Document</w:t>
        </w:r>
      </w:ins>
      <w:r>
        <w:rPr>
          <w:rFonts w:ascii="Calibri" w:eastAsia="Times New Roman" w:hAnsi="Calibri" w:cs="Calibri"/>
          <w:color w:val="222233"/>
          <w:sz w:val="21"/>
          <w:szCs w:val="21"/>
        </w:rPr>
        <w:t xml:space="preserve"> already </w:t>
      </w:r>
      <w:del w:id="462" w:author="Eckhard Ortwein" w:date="2026-09-27T21:24:00Z" w16du:dateUtc="2026-09-27T19:24:00Z">
        <w:r w:rsidR="00A31CFC" w:rsidRPr="0040708E">
          <w:rPr>
            <w:rFonts w:ascii="Calibri" w:eastAsia="Times New Roman" w:hAnsi="Calibri" w:cs="Calibri"/>
            <w:color w:val="222233"/>
            <w:sz w:val="21"/>
            <w:szCs w:val="21"/>
            <w:lang w:val="en-US"/>
          </w:rPr>
          <w:delText>held for that company and still current, it</w:delText>
        </w:r>
      </w:del>
      <w:ins w:id="463" w:author="Eckhard Ortwein" w:date="2026-09-27T21:24:00Z" w16du:dateUtc="2026-09-27T19:24:00Z">
        <w:r>
          <w:rPr>
            <w:rFonts w:ascii="Calibri" w:eastAsia="Times New Roman" w:hAnsi="Calibri" w:cs="Calibri"/>
            <w:color w:val="222233"/>
            <w:sz w:val="21"/>
            <w:szCs w:val="21"/>
          </w:rPr>
          <w:t>delivered</w:t>
        </w:r>
      </w:ins>
      <w:r>
        <w:rPr>
          <w:rFonts w:ascii="Calibri" w:eastAsia="Times New Roman" w:hAnsi="Calibri" w:cs="Calibri"/>
          <w:color w:val="222233"/>
          <w:sz w:val="21"/>
          <w:szCs w:val="21"/>
        </w:rPr>
        <w:t xml:space="preserve"> is re-served without a new procurement and without a new charge</w:t>
      </w:r>
      <w:del w:id="464" w:author="Eckhard Ortwein" w:date="2026-09-27T21:24:00Z" w16du:dateUtc="2026-09-27T19:24:00Z">
        <w:r w:rsidR="00A31CFC" w:rsidRPr="0040708E">
          <w:rPr>
            <w:rFonts w:ascii="Calibri" w:eastAsia="Times New Roman" w:hAnsi="Calibri" w:cs="Calibri"/>
            <w:color w:val="222233"/>
            <w:sz w:val="21"/>
            <w:szCs w:val="21"/>
            <w:lang w:val="en-US"/>
          </w:rPr>
          <w:delText>. Founders1 determines the currency criteria per jurisdiction and document kind and notifies them to STP</w:delText>
        </w:r>
      </w:del>
      <w:ins w:id="465" w:author="Eckhard Ortwein" w:date="2026-09-27T21:24:00Z" w16du:dateUtc="2026-09-27T19:24:00Z">
        <w:r>
          <w:rPr>
            <w:rFonts w:ascii="Calibri" w:eastAsia="Times New Roman" w:hAnsi="Calibri" w:cs="Calibri"/>
            <w:color w:val="222233"/>
            <w:sz w:val="21"/>
            <w:szCs w:val="21"/>
          </w:rPr>
          <w:t xml:space="preserve"> (clause 5.3). Any other Case triggers a new procurement</w:t>
        </w:r>
      </w:ins>
      <w:r>
        <w:rPr>
          <w:rFonts w:ascii="Calibri" w:eastAsia="Times New Roman" w:hAnsi="Calibri" w:cs="Calibri"/>
          <w:color w:val="222233"/>
          <w:sz w:val="21"/>
          <w:szCs w:val="21"/>
        </w:rPr>
        <w:t>.</w:t>
      </w:r>
    </w:p>
    <w:p w14:paraId="20DA34C3" w14:textId="77777777" w:rsidR="00223A6C" w:rsidRDefault="00223A6C">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the register provides it, each document carries two dates: the </w:t>
      </w:r>
      <w:r>
        <w:rPr>
          <w:rStyle w:val="Fett"/>
          <w:rFonts w:ascii="Calibri" w:eastAsia="Times New Roman" w:hAnsi="Calibri" w:cs="Calibri"/>
          <w:color w:val="222233"/>
          <w:sz w:val="21"/>
          <w:szCs w:val="21"/>
        </w:rPr>
        <w:t>retrieval date</w:t>
      </w:r>
      <w:r>
        <w:rPr>
          <w:rFonts w:ascii="Calibri" w:eastAsia="Times New Roman" w:hAnsi="Calibri" w:cs="Calibri"/>
          <w:color w:val="222233"/>
          <w:sz w:val="21"/>
          <w:szCs w:val="21"/>
        </w:rPr>
        <w:t xml:space="preserve"> and the </w:t>
      </w:r>
      <w:r>
        <w:rPr>
          <w:rStyle w:val="Fett"/>
          <w:rFonts w:ascii="Calibri" w:eastAsia="Times New Roman" w:hAnsi="Calibri" w:cs="Calibri"/>
          <w:color w:val="222233"/>
          <w:sz w:val="21"/>
          <w:szCs w:val="21"/>
        </w:rPr>
        <w:t>content date</w:t>
      </w:r>
      <w:r>
        <w:rPr>
          <w:rFonts w:ascii="Calibri" w:eastAsia="Times New Roman" w:hAnsi="Calibri" w:cs="Calibri"/>
          <w:color w:val="222233"/>
          <w:sz w:val="21"/>
          <w:szCs w:val="21"/>
        </w:rPr>
        <w:t>. They are often not the same — a shareholding statement retrieved today may reproduce a much earlier filing. Founders1 delivers both wherever the documents allow, and suggests that STP's own currency rules build on the content date where its process permits.</w:t>
      </w:r>
    </w:p>
    <w:p w14:paraId="6E26D03D"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620FA53A" w14:textId="77777777" w:rsidR="00223A6C" w:rsidRDefault="00223A6C">
      <w:pPr>
        <w:pStyle w:val="kicker"/>
        <w:rPr>
          <w:rFonts w:ascii="Calibri" w:hAnsi="Calibri" w:cs="Calibri"/>
        </w:rPr>
      </w:pPr>
      <w:r>
        <w:rPr>
          <w:rFonts w:ascii="Calibri" w:hAnsi="Calibri" w:cs="Calibri"/>
        </w:rPr>
        <w:t>Annex 2 to the Reseller Agreement</w:t>
      </w:r>
    </w:p>
    <w:p w14:paraId="0D427FA9" w14:textId="77777777" w:rsidR="00223A6C" w:rsidRDefault="00223A6C">
      <w:pPr>
        <w:pStyle w:val="berschrift1"/>
        <w:rPr>
          <w:rFonts w:eastAsia="Times New Roman"/>
        </w:rPr>
      </w:pPr>
      <w:bookmarkStart w:id="466" w:name="_Toc241436713"/>
      <w:bookmarkStart w:id="467" w:name="_Toc240374326"/>
      <w:r>
        <w:rPr>
          <w:rFonts w:eastAsia="Times New Roman"/>
        </w:rPr>
        <w:t>Jurisdictions, prices and end-client rights</w:t>
      </w:r>
      <w:bookmarkEnd w:id="466"/>
      <w:bookmarkEnd w:id="467"/>
    </w:p>
    <w:p w14:paraId="4B2824DA" w14:textId="77777777" w:rsidR="00223A6C" w:rsidRDefault="00223A6C">
      <w:pPr>
        <w:pStyle w:val="meta"/>
        <w:rPr>
          <w:rFonts w:ascii="Calibri" w:hAnsi="Calibri" w:cs="Calibri"/>
        </w:rPr>
      </w:pPr>
      <w:r>
        <w:rPr>
          <w:rFonts w:ascii="Calibri" w:hAnsi="Calibri" w:cs="Calibri"/>
        </w:rPr>
        <w:t>Founders1 GmbH — STP Business Information GmbH · Draft</w:t>
      </w:r>
      <w:del w:id="468" w:author="Eckhard Ortwein" w:date="2026-09-27T21:24:00Z" w16du:dateUtc="2026-09-27T19:24:00Z">
        <w:r w:rsidR="00A31CFC" w:rsidRPr="0040708E">
          <w:rPr>
            <w:rFonts w:ascii="Calibri" w:hAnsi="Calibri" w:cs="Calibri"/>
            <w:lang w:val="en-US"/>
          </w:rPr>
          <w:delText>, 14</w:delText>
        </w:r>
      </w:del>
      <w:ins w:id="469" w:author="Eckhard Ortwein" w:date="2026-09-27T21:24:00Z" w16du:dateUtc="2026-09-27T19:24:00Z">
        <w:r>
          <w:rPr>
            <w:rFonts w:ascii="Calibri" w:hAnsi="Calibri" w:cs="Calibri"/>
          </w:rPr>
          <w:t xml:space="preserve"> 2, 24</w:t>
        </w:r>
      </w:ins>
      <w:r>
        <w:rPr>
          <w:rFonts w:ascii="Calibri" w:hAnsi="Calibri" w:cs="Calibri"/>
        </w:rPr>
        <w:t xml:space="preserve"> September 2026</w:t>
      </w:r>
    </w:p>
    <w:p w14:paraId="5E1A8A59" w14:textId="77777777" w:rsidR="00223A6C" w:rsidRDefault="00223A6C">
      <w:pPr>
        <w:pStyle w:val="berschrift2"/>
        <w:rPr>
          <w:rFonts w:eastAsia="Times New Roman"/>
        </w:rPr>
      </w:pPr>
      <w:bookmarkStart w:id="470" w:name="_Toc241436714"/>
      <w:bookmarkStart w:id="471" w:name="_Toc240374327"/>
      <w:r>
        <w:rPr>
          <w:rFonts w:eastAsia="Times New Roman"/>
        </w:rPr>
        <w:t>2.1 Price tiers</w:t>
      </w:r>
      <w:bookmarkEnd w:id="470"/>
      <w:bookmarkEnd w:id="471"/>
    </w:p>
    <w:p w14:paraId="3B3A594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price depends on the jurisdiction, not on the number of documents. One case covers the standard retrieval with all base documents and the structured data, whether that is one document or five. Every covered jurisdiction sits in one of four </w:t>
      </w:r>
      <w:r>
        <w:rPr>
          <w:rStyle w:val="Fett"/>
          <w:rFonts w:ascii="Calibri" w:hAnsi="Calibri" w:cs="Calibri"/>
          <w:color w:val="222233"/>
          <w:sz w:val="21"/>
          <w:szCs w:val="21"/>
        </w:rPr>
        <w:t>price tiers</w:t>
      </w:r>
      <w:r>
        <w:rPr>
          <w:rFonts w:ascii="Calibri" w:hAnsi="Calibri" w:cs="Calibri"/>
          <w:color w:val="222233"/>
          <w:sz w:val="21"/>
          <w:szCs w:val="21"/>
        </w:rPr>
        <w:t xml:space="preserve">, and each tier carries a </w:t>
      </w:r>
      <w:r>
        <w:rPr>
          <w:rStyle w:val="Fett"/>
          <w:rFonts w:ascii="Calibri" w:hAnsi="Calibri" w:cs="Calibri"/>
          <w:color w:val="222233"/>
          <w:sz w:val="21"/>
          <w:szCs w:val="21"/>
        </w:rPr>
        <w:t>procurement cost</w:t>
      </w:r>
      <w:r>
        <w:rPr>
          <w:rFonts w:ascii="Calibri" w:hAnsi="Calibri" w:cs="Calibri"/>
          <w:color w:val="222233"/>
          <w:sz w:val="21"/>
          <w:szCs w:val="21"/>
        </w:rPr>
        <w:t xml:space="preserve"> per case.</w:t>
      </w:r>
    </w:p>
    <w:p w14:paraId="4880475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The </w:t>
      </w:r>
      <w:r>
        <w:rPr>
          <w:rStyle w:val="Fett"/>
          <w:rFonts w:ascii="Calibri" w:hAnsi="Calibri" w:cs="Calibri"/>
          <w:color w:val="222233"/>
          <w:sz w:val="21"/>
          <w:szCs w:val="21"/>
        </w:rPr>
        <w:t>procurement cost</w:t>
      </w:r>
      <w:r>
        <w:rPr>
          <w:rFonts w:ascii="Calibri" w:hAnsi="Calibri" w:cs="Calibri"/>
          <w:color w:val="222233"/>
          <w:sz w:val="21"/>
          <w:szCs w:val="21"/>
        </w:rPr>
        <w:t xml:space="preserve"> per case for each tier is set out below. Where this Agreement refers to „the procurement cost for that jurisdiction“, it means the amount stated here for the tier to which Annex 2.2 assigns that jurisdiction</w:t>
      </w:r>
      <w:del w:id="472" w:author="Eckhard Ortwein" w:date="2026-09-27T21:24:00Z" w16du:dateUtc="2026-09-27T19:24:00Z">
        <w:r w:rsidR="00A31CFC" w:rsidRPr="0040708E">
          <w:rPr>
            <w:rFonts w:ascii="Calibri" w:hAnsi="Calibri" w:cs="Calibri"/>
            <w:color w:val="222233"/>
            <w:sz w:val="21"/>
            <w:szCs w:val="21"/>
            <w:lang w:val="en-US"/>
          </w:rPr>
          <w:delText>.</w:delText>
        </w:r>
      </w:del>
      <w:ins w:id="473" w:author="Eckhard Ortwein" w:date="2026-09-27T21:24:00Z" w16du:dateUtc="2026-09-27T19:24:00Z">
        <w:r>
          <w:rPr>
            <w:rFonts w:ascii="Calibri" w:hAnsi="Calibri" w:cs="Calibri"/>
            <w:color w:val="222233"/>
            <w:sz w:val="21"/>
            <w:szCs w:val="21"/>
          </w:rPr>
          <w:t xml:space="preserve">, </w:t>
        </w:r>
        <w:r>
          <w:rPr>
            <w:rStyle w:val="Fett"/>
            <w:rFonts w:ascii="Calibri" w:hAnsi="Calibri" w:cs="Calibri"/>
            <w:color w:val="222233"/>
            <w:sz w:val="21"/>
            <w:szCs w:val="21"/>
          </w:rPr>
          <w:t>whichever route Founders1 uses to procure in that jurisdiction</w:t>
        </w:r>
        <w:r>
          <w:rPr>
            <w:rFonts w:ascii="Calibri" w:hAnsi="Calibri" w:cs="Calibri"/>
            <w:color w:val="222233"/>
            <w:sz w:val="21"/>
            <w:szCs w:val="21"/>
          </w:rPr>
          <w:t>. The price per Case adds the Fixed Fee under clause 8.2.</w:t>
        </w:r>
      </w:ins>
      <w:r>
        <w:rPr>
          <w:rFonts w:ascii="Calibri" w:hAnsi="Calibri" w:cs="Calibri"/>
          <w:color w:val="222233"/>
          <w:sz w:val="21"/>
          <w:szCs w:val="21"/>
        </w:rPr>
        <w:t xml:space="preserve"> The amounts are </w:t>
      </w:r>
      <w:r>
        <w:rPr>
          <w:rStyle w:val="Fett"/>
          <w:rFonts w:ascii="Calibri" w:hAnsi="Calibri" w:cs="Calibri"/>
          <w:color w:val="222233"/>
          <w:sz w:val="21"/>
          <w:szCs w:val="21"/>
        </w:rPr>
        <w:t>changed only under clause 8.6</w:t>
      </w:r>
      <w:del w:id="474" w:author="Eckhard Ortwein" w:date="2026-09-27T21:24:00Z" w16du:dateUtc="2026-09-27T19:24:00Z">
        <w:r w:rsidR="00A31CFC" w:rsidRPr="0040708E">
          <w:rPr>
            <w:rFonts w:ascii="Calibri" w:hAnsi="Calibri" w:cs="Calibri"/>
            <w:color w:val="222233"/>
            <w:sz w:val="21"/>
            <w:szCs w:val="21"/>
            <w:lang w:val="en-US"/>
          </w:rPr>
          <w:delText>: not before twelve months have run, then on 60 days' notice, and for a change in a register's own fees only on 30 days' notice with evidence of the change and STP's right to terminate the affected jurisdiction.</w:delText>
        </w:r>
      </w:del>
      <w:ins w:id="475" w:author="Eckhard Ortwein" w:date="2026-09-27T21:24:00Z" w16du:dateUtc="2026-09-27T19:24:00Z">
        <w:r>
          <w:rPr>
            <w:rFonts w:ascii="Calibri" w:hAnsi="Calibri" w:cs="Calibri"/>
            <w:color w:val="222233"/>
            <w:sz w:val="21"/>
            <w:szCs w:val="21"/>
          </w:rPr>
          <w:t>.</w:t>
        </w:r>
      </w:ins>
      <w:r>
        <w:rPr>
          <w:rFonts w:ascii="Calibri" w:hAnsi="Calibri" w:cs="Calibri"/>
          <w:color w:val="222233"/>
          <w:sz w:val="21"/>
          <w:szCs w:val="21"/>
        </w:rPr>
        <w:t xml:space="preserve"> They are confidential under clause 11.</w:t>
      </w:r>
    </w:p>
    <w:tbl>
      <w:tblPr>
        <w:tblW w:w="5000" w:type="pct"/>
        <w:tblCellMar>
          <w:top w:w="15" w:type="dxa"/>
          <w:left w:w="15" w:type="dxa"/>
          <w:bottom w:w="15" w:type="dxa"/>
          <w:right w:w="15" w:type="dxa"/>
        </w:tblCellMar>
        <w:tblLook w:val="04A0" w:firstRow="1" w:lastRow="0" w:firstColumn="1" w:lastColumn="0" w:noHBand="0" w:noVBand="1"/>
      </w:tblPr>
      <w:tblGrid>
        <w:gridCol w:w="690"/>
        <w:gridCol w:w="1974"/>
        <w:gridCol w:w="3639"/>
        <w:gridCol w:w="1632"/>
        <w:gridCol w:w="1477"/>
      </w:tblGrid>
      <w:tr w:rsidR="00B95F03" w14:paraId="3531FAEA" w14:textId="77777777">
        <w:trPr>
          <w:tblHeader/>
        </w:trPr>
        <w:tc>
          <w:tcPr>
            <w:tcW w:w="0" w:type="auto"/>
            <w:shd w:val="clear" w:color="auto" w:fill="1A2340"/>
            <w:tcMar>
              <w:top w:w="80" w:type="dxa"/>
              <w:left w:w="120" w:type="dxa"/>
              <w:bottom w:w="80" w:type="dxa"/>
              <w:right w:w="120" w:type="dxa"/>
            </w:tcMar>
            <w:vAlign w:val="center"/>
            <w:hideMark/>
          </w:tcPr>
          <w:p w14:paraId="7C3ED908"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Tier</w:t>
            </w:r>
          </w:p>
        </w:tc>
        <w:tc>
          <w:tcPr>
            <w:tcW w:w="0" w:type="auto"/>
            <w:shd w:val="clear" w:color="auto" w:fill="1A2340"/>
            <w:tcMar>
              <w:top w:w="80" w:type="dxa"/>
              <w:left w:w="120" w:type="dxa"/>
              <w:bottom w:w="80" w:type="dxa"/>
              <w:right w:w="120" w:type="dxa"/>
            </w:tcMar>
            <w:vAlign w:val="center"/>
            <w:hideMark/>
          </w:tcPr>
          <w:p w14:paraId="1218F9BA"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Procurement cost</w:t>
            </w:r>
          </w:p>
        </w:tc>
        <w:tc>
          <w:tcPr>
            <w:tcW w:w="0" w:type="auto"/>
            <w:shd w:val="clear" w:color="auto" w:fill="1A2340"/>
            <w:tcMar>
              <w:top w:w="80" w:type="dxa"/>
              <w:left w:w="120" w:type="dxa"/>
              <w:bottom w:w="80" w:type="dxa"/>
              <w:right w:w="120" w:type="dxa"/>
            </w:tcMar>
            <w:vAlign w:val="center"/>
            <w:hideMark/>
          </w:tcPr>
          <w:p w14:paraId="633104BF" w14:textId="77777777" w:rsidR="00223A6C" w:rsidRDefault="00A31CFC">
            <w:pPr>
              <w:spacing w:before="120" w:after="200"/>
              <w:rPr>
                <w:rFonts w:ascii="Calibri" w:eastAsia="Times New Roman" w:hAnsi="Calibri" w:cs="Calibri"/>
                <w:b/>
                <w:bCs/>
                <w:color w:val="FFFFFF"/>
                <w:sz w:val="16"/>
                <w:szCs w:val="16"/>
              </w:rPr>
            </w:pPr>
            <w:del w:id="476" w:author="Eckhard Ortwein" w:date="2026-09-27T21:24:00Z" w16du:dateUtc="2026-09-27T19:24:00Z">
              <w:r>
                <w:rPr>
                  <w:rFonts w:ascii="Calibri" w:eastAsia="Times New Roman" w:hAnsi="Calibri" w:cs="Calibri"/>
                  <w:b/>
                  <w:bCs/>
                  <w:color w:val="FFFFFF"/>
                  <w:sz w:val="16"/>
                  <w:szCs w:val="16"/>
                </w:rPr>
                <w:delText>List price (for information)</w:delText>
              </w:r>
            </w:del>
            <w:ins w:id="477" w:author="Eckhard Ortwein" w:date="2026-09-27T21:24:00Z" w16du:dateUtc="2026-09-27T19:24:00Z">
              <w:r w:rsidR="00223A6C">
                <w:rPr>
                  <w:rFonts w:ascii="Calibri" w:eastAsia="Times New Roman" w:hAnsi="Calibri" w:cs="Calibri"/>
                  <w:b/>
                  <w:bCs/>
                  <w:color w:val="FFFFFF"/>
                  <w:sz w:val="16"/>
                  <w:szCs w:val="16"/>
                </w:rPr>
                <w:t>Fixed Fee</w:t>
              </w:r>
            </w:ins>
          </w:p>
        </w:tc>
        <w:tc>
          <w:tcPr>
            <w:tcW w:w="0" w:type="auto"/>
            <w:shd w:val="clear" w:color="auto" w:fill="1A2340"/>
            <w:tcMar>
              <w:top w:w="80" w:type="dxa"/>
              <w:left w:w="120" w:type="dxa"/>
              <w:bottom w:w="80" w:type="dxa"/>
              <w:right w:w="120" w:type="dxa"/>
            </w:tcMar>
            <w:vAlign w:val="center"/>
            <w:cellIns w:id="478" w:author="Eckhard Ortwein" w:date="2026-09-27T21:24:00Z"/>
            <w:hideMark/>
          </w:tcPr>
          <w:p w14:paraId="6A900BB8" w14:textId="77777777" w:rsidR="00223A6C" w:rsidRDefault="00223A6C">
            <w:pPr>
              <w:spacing w:before="120" w:after="200"/>
              <w:rPr>
                <w:rFonts w:ascii="Calibri" w:eastAsia="Times New Roman" w:hAnsi="Calibri" w:cs="Calibri"/>
                <w:b/>
                <w:bCs/>
                <w:color w:val="FFFFFF"/>
                <w:sz w:val="16"/>
                <w:szCs w:val="16"/>
              </w:rPr>
            </w:pPr>
            <w:ins w:id="479" w:author="Eckhard Ortwein" w:date="2026-09-27T21:24:00Z" w16du:dateUtc="2026-09-27T19:24:00Z">
              <w:r>
                <w:rPr>
                  <w:rFonts w:ascii="Calibri" w:eastAsia="Times New Roman" w:hAnsi="Calibri" w:cs="Calibri"/>
                  <w:b/>
                  <w:bCs/>
                  <w:color w:val="FFFFFF"/>
                  <w:sz w:val="16"/>
                  <w:szCs w:val="16"/>
                </w:rPr>
                <w:t>Price per Case</w:t>
              </w:r>
            </w:ins>
          </w:p>
        </w:tc>
        <w:tc>
          <w:tcPr>
            <w:tcW w:w="0" w:type="auto"/>
            <w:shd w:val="clear" w:color="auto" w:fill="1A2340"/>
            <w:tcMar>
              <w:top w:w="80" w:type="dxa"/>
              <w:left w:w="120" w:type="dxa"/>
              <w:bottom w:w="80" w:type="dxa"/>
              <w:right w:w="120" w:type="dxa"/>
            </w:tcMar>
            <w:vAlign w:val="center"/>
            <w:hideMark/>
          </w:tcPr>
          <w:p w14:paraId="331E871C"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Jurisdictions</w:t>
            </w:r>
          </w:p>
        </w:tc>
      </w:tr>
      <w:tr w:rsidR="00B95F03" w14:paraId="1D933D9F" w14:textId="77777777">
        <w:tc>
          <w:tcPr>
            <w:tcW w:w="0" w:type="auto"/>
            <w:tcBorders>
              <w:bottom w:val="single" w:sz="4" w:space="0" w:color="E5E7EB"/>
            </w:tcBorders>
            <w:tcMar>
              <w:top w:w="80" w:type="dxa"/>
              <w:left w:w="120" w:type="dxa"/>
              <w:bottom w:w="80" w:type="dxa"/>
              <w:right w:w="120" w:type="dxa"/>
            </w:tcMar>
            <w:hideMark/>
          </w:tcPr>
          <w:p w14:paraId="5973B042"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w:t>
            </w:r>
          </w:p>
        </w:tc>
        <w:tc>
          <w:tcPr>
            <w:tcW w:w="0" w:type="auto"/>
            <w:tcBorders>
              <w:bottom w:val="single" w:sz="4" w:space="0" w:color="E5E7EB"/>
            </w:tcBorders>
            <w:tcMar>
              <w:top w:w="80" w:type="dxa"/>
              <w:left w:w="120" w:type="dxa"/>
              <w:bottom w:w="80" w:type="dxa"/>
              <w:right w:w="120" w:type="dxa"/>
            </w:tcMar>
            <w:hideMark/>
          </w:tcPr>
          <w:p w14:paraId="463DB83B"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10,80 €</w:t>
            </w:r>
          </w:p>
        </w:tc>
        <w:tc>
          <w:tcPr>
            <w:tcW w:w="0" w:type="auto"/>
            <w:tcBorders>
              <w:bottom w:val="single" w:sz="4" w:space="0" w:color="E5E7EB"/>
            </w:tcBorders>
            <w:tcMar>
              <w:top w:w="80" w:type="dxa"/>
              <w:left w:w="120" w:type="dxa"/>
              <w:bottom w:w="80" w:type="dxa"/>
              <w:right w:w="120" w:type="dxa"/>
            </w:tcMar>
            <w:hideMark/>
          </w:tcPr>
          <w:p w14:paraId="48D18A9F" w14:textId="77777777" w:rsidR="00223A6C" w:rsidRDefault="00A31CFC">
            <w:pPr>
              <w:spacing w:before="120" w:after="200"/>
              <w:rPr>
                <w:rFonts w:ascii="Calibri" w:eastAsia="Times New Roman" w:hAnsi="Calibri" w:cs="Calibri"/>
                <w:color w:val="222233"/>
                <w:sz w:val="19"/>
                <w:szCs w:val="19"/>
              </w:rPr>
            </w:pPr>
            <w:del w:id="480" w:author="Eckhard Ortwein" w:date="2026-09-27T21:24:00Z" w16du:dateUtc="2026-09-27T19:24:00Z">
              <w:r>
                <w:rPr>
                  <w:rFonts w:ascii="Calibri" w:eastAsia="Times New Roman" w:hAnsi="Calibri" w:cs="Calibri"/>
                  <w:color w:val="222233"/>
                  <w:sz w:val="19"/>
                  <w:szCs w:val="19"/>
                </w:rPr>
                <w:delText>15,00</w:delText>
              </w:r>
            </w:del>
            <w:ins w:id="481" w:author="Eckhard Ortwein" w:date="2026-09-27T21:24:00Z" w16du:dateUtc="2026-09-27T19:24:00Z">
              <w:r w:rsidR="00223A6C">
                <w:rPr>
                  <w:rFonts w:ascii="Calibri" w:eastAsia="Times New Roman" w:hAnsi="Calibri" w:cs="Calibri"/>
                  <w:color w:val="222233"/>
                  <w:sz w:val="19"/>
                  <w:szCs w:val="19"/>
                </w:rPr>
                <w:t>7,50</w:t>
              </w:r>
            </w:ins>
            <w:r w:rsidR="00223A6C">
              <w:rPr>
                <w:rFonts w:ascii="Calibri" w:eastAsia="Times New Roman" w:hAnsi="Calibri" w:cs="Calibri"/>
                <w:color w:val="222233"/>
                <w:sz w:val="19"/>
                <w:szCs w:val="19"/>
              </w:rPr>
              <w:t xml:space="preserve"> €</w:t>
            </w:r>
          </w:p>
        </w:tc>
        <w:tc>
          <w:tcPr>
            <w:tcW w:w="0" w:type="auto"/>
            <w:tcBorders>
              <w:bottom w:val="single" w:sz="4" w:space="0" w:color="E5E7EB"/>
            </w:tcBorders>
            <w:tcMar>
              <w:top w:w="80" w:type="dxa"/>
              <w:left w:w="120" w:type="dxa"/>
              <w:bottom w:w="80" w:type="dxa"/>
              <w:right w:w="120" w:type="dxa"/>
            </w:tcMar>
            <w:hideMark/>
          </w:tcPr>
          <w:p w14:paraId="29BFD1C6" w14:textId="77777777" w:rsidR="00223A6C" w:rsidRDefault="00A31CFC">
            <w:pPr>
              <w:spacing w:before="120" w:after="200"/>
              <w:rPr>
                <w:rFonts w:ascii="Calibri" w:eastAsia="Times New Roman" w:hAnsi="Calibri" w:cs="Calibri"/>
                <w:color w:val="222233"/>
                <w:sz w:val="19"/>
                <w:szCs w:val="19"/>
              </w:rPr>
            </w:pPr>
            <w:del w:id="482" w:author="Eckhard Ortwein" w:date="2026-09-27T21:24:00Z" w16du:dateUtc="2026-09-27T19:24:00Z">
              <w:r>
                <w:rPr>
                  <w:rFonts w:ascii="Calibri" w:eastAsia="Times New Roman" w:hAnsi="Calibri" w:cs="Calibri"/>
                  <w:color w:val="222233"/>
                  <w:sz w:val="19"/>
                  <w:szCs w:val="19"/>
                </w:rPr>
                <w:delText>104</w:delText>
              </w:r>
            </w:del>
            <w:ins w:id="483" w:author="Eckhard Ortwein" w:date="2026-09-27T21:24:00Z" w16du:dateUtc="2026-09-27T19:24:00Z">
              <w:r w:rsidR="00223A6C">
                <w:rPr>
                  <w:rFonts w:ascii="Calibri" w:eastAsia="Times New Roman" w:hAnsi="Calibri" w:cs="Calibri"/>
                  <w:color w:val="222233"/>
                  <w:sz w:val="19"/>
                  <w:szCs w:val="19"/>
                </w:rPr>
                <w:t>18,30 €</w:t>
              </w:r>
            </w:ins>
          </w:p>
        </w:tc>
        <w:tc>
          <w:tcPr>
            <w:tcW w:w="0" w:type="auto"/>
            <w:tcBorders>
              <w:bottom w:val="single" w:sz="4" w:space="0" w:color="E5E7EB"/>
            </w:tcBorders>
            <w:tcMar>
              <w:top w:w="80" w:type="dxa"/>
              <w:left w:w="120" w:type="dxa"/>
              <w:bottom w:w="80" w:type="dxa"/>
              <w:right w:w="120" w:type="dxa"/>
            </w:tcMar>
            <w:cellIns w:id="484" w:author="Eckhard Ortwein" w:date="2026-09-27T21:24:00Z"/>
            <w:hideMark/>
          </w:tcPr>
          <w:p w14:paraId="3EDF74DE" w14:textId="77777777" w:rsidR="00223A6C" w:rsidRDefault="00223A6C">
            <w:pPr>
              <w:spacing w:before="120" w:after="200"/>
              <w:rPr>
                <w:rFonts w:ascii="Calibri" w:eastAsia="Times New Roman" w:hAnsi="Calibri" w:cs="Calibri"/>
                <w:color w:val="222233"/>
                <w:sz w:val="19"/>
                <w:szCs w:val="19"/>
              </w:rPr>
            </w:pPr>
            <w:ins w:id="485" w:author="Eckhard Ortwein" w:date="2026-09-27T21:24:00Z" w16du:dateUtc="2026-09-27T19:24:00Z">
              <w:r>
                <w:rPr>
                  <w:rFonts w:ascii="Calibri" w:eastAsia="Times New Roman" w:hAnsi="Calibri" w:cs="Calibri"/>
                  <w:color w:val="222233"/>
                  <w:sz w:val="19"/>
                  <w:szCs w:val="19"/>
                </w:rPr>
                <w:t>103</w:t>
              </w:r>
            </w:ins>
          </w:p>
        </w:tc>
      </w:tr>
      <w:tr w:rsidR="00B95F03" w14:paraId="1BE64C6A" w14:textId="77777777">
        <w:tc>
          <w:tcPr>
            <w:tcW w:w="0" w:type="auto"/>
            <w:tcBorders>
              <w:bottom w:val="single" w:sz="4" w:space="0" w:color="E5E7EB"/>
            </w:tcBorders>
            <w:tcMar>
              <w:top w:w="80" w:type="dxa"/>
              <w:left w:w="120" w:type="dxa"/>
              <w:bottom w:w="80" w:type="dxa"/>
              <w:right w:w="120" w:type="dxa"/>
            </w:tcMar>
            <w:hideMark/>
          </w:tcPr>
          <w:p w14:paraId="34AFAF7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w:t>
            </w:r>
          </w:p>
        </w:tc>
        <w:tc>
          <w:tcPr>
            <w:tcW w:w="0" w:type="auto"/>
            <w:tcBorders>
              <w:bottom w:val="single" w:sz="4" w:space="0" w:color="E5E7EB"/>
            </w:tcBorders>
            <w:tcMar>
              <w:top w:w="80" w:type="dxa"/>
              <w:left w:w="120" w:type="dxa"/>
              <w:bottom w:w="80" w:type="dxa"/>
              <w:right w:w="120" w:type="dxa"/>
            </w:tcMar>
            <w:hideMark/>
          </w:tcPr>
          <w:p w14:paraId="52EC272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26,70 €</w:t>
            </w:r>
          </w:p>
        </w:tc>
        <w:tc>
          <w:tcPr>
            <w:tcW w:w="0" w:type="auto"/>
            <w:tcBorders>
              <w:bottom w:val="single" w:sz="4" w:space="0" w:color="E5E7EB"/>
            </w:tcBorders>
            <w:tcMar>
              <w:top w:w="80" w:type="dxa"/>
              <w:left w:w="120" w:type="dxa"/>
              <w:bottom w:w="80" w:type="dxa"/>
              <w:right w:w="120" w:type="dxa"/>
            </w:tcMar>
            <w:hideMark/>
          </w:tcPr>
          <w:p w14:paraId="48A5D2DD" w14:textId="77777777" w:rsidR="00223A6C" w:rsidRDefault="00A31CFC">
            <w:pPr>
              <w:spacing w:before="120" w:after="200"/>
              <w:rPr>
                <w:rFonts w:ascii="Calibri" w:eastAsia="Times New Roman" w:hAnsi="Calibri" w:cs="Calibri"/>
                <w:color w:val="222233"/>
                <w:sz w:val="19"/>
                <w:szCs w:val="19"/>
              </w:rPr>
            </w:pPr>
            <w:del w:id="486" w:author="Eckhard Ortwein" w:date="2026-09-27T21:24:00Z" w16du:dateUtc="2026-09-27T19:24:00Z">
              <w:r>
                <w:rPr>
                  <w:rFonts w:ascii="Calibri" w:eastAsia="Times New Roman" w:hAnsi="Calibri" w:cs="Calibri"/>
                  <w:color w:val="222233"/>
                  <w:sz w:val="19"/>
                  <w:szCs w:val="19"/>
                </w:rPr>
                <w:delText>35,00</w:delText>
              </w:r>
            </w:del>
            <w:ins w:id="487" w:author="Eckhard Ortwein" w:date="2026-09-27T21:24:00Z" w16du:dateUtc="2026-09-27T19:24:00Z">
              <w:r w:rsidR="00223A6C">
                <w:rPr>
                  <w:rFonts w:ascii="Calibri" w:eastAsia="Times New Roman" w:hAnsi="Calibri" w:cs="Calibri"/>
                  <w:color w:val="222233"/>
                  <w:sz w:val="19"/>
                  <w:szCs w:val="19"/>
                </w:rPr>
                <w:t>7,50</w:t>
              </w:r>
            </w:ins>
            <w:r w:rsidR="00223A6C">
              <w:rPr>
                <w:rFonts w:ascii="Calibri" w:eastAsia="Times New Roman" w:hAnsi="Calibri" w:cs="Calibri"/>
                <w:color w:val="222233"/>
                <w:sz w:val="19"/>
                <w:szCs w:val="19"/>
              </w:rPr>
              <w:t xml:space="preserve"> €</w:t>
            </w:r>
          </w:p>
        </w:tc>
        <w:tc>
          <w:tcPr>
            <w:tcW w:w="0" w:type="auto"/>
            <w:tcBorders>
              <w:bottom w:val="single" w:sz="4" w:space="0" w:color="E5E7EB"/>
            </w:tcBorders>
            <w:tcMar>
              <w:top w:w="80" w:type="dxa"/>
              <w:left w:w="120" w:type="dxa"/>
              <w:bottom w:w="80" w:type="dxa"/>
              <w:right w:w="120" w:type="dxa"/>
            </w:tcMar>
            <w:cellIns w:id="488" w:author="Eckhard Ortwein" w:date="2026-09-27T21:24:00Z"/>
            <w:hideMark/>
          </w:tcPr>
          <w:p w14:paraId="1C9732C4" w14:textId="77777777" w:rsidR="00223A6C" w:rsidRDefault="00223A6C">
            <w:pPr>
              <w:spacing w:before="120" w:after="200"/>
              <w:rPr>
                <w:rFonts w:ascii="Calibri" w:eastAsia="Times New Roman" w:hAnsi="Calibri" w:cs="Calibri"/>
                <w:color w:val="222233"/>
                <w:sz w:val="19"/>
                <w:szCs w:val="19"/>
              </w:rPr>
            </w:pPr>
            <w:ins w:id="489" w:author="Eckhard Ortwein" w:date="2026-09-27T21:24:00Z" w16du:dateUtc="2026-09-27T19:24:00Z">
              <w:r>
                <w:rPr>
                  <w:rFonts w:ascii="Calibri" w:eastAsia="Times New Roman" w:hAnsi="Calibri" w:cs="Calibri"/>
                  <w:color w:val="222233"/>
                  <w:sz w:val="19"/>
                  <w:szCs w:val="19"/>
                </w:rPr>
                <w:t>34,20 €</w:t>
              </w:r>
            </w:ins>
          </w:p>
        </w:tc>
        <w:tc>
          <w:tcPr>
            <w:tcW w:w="0" w:type="auto"/>
            <w:tcBorders>
              <w:bottom w:val="single" w:sz="4" w:space="0" w:color="E5E7EB"/>
            </w:tcBorders>
            <w:tcMar>
              <w:top w:w="80" w:type="dxa"/>
              <w:left w:w="120" w:type="dxa"/>
              <w:bottom w:w="80" w:type="dxa"/>
              <w:right w:w="120" w:type="dxa"/>
            </w:tcMar>
            <w:hideMark/>
          </w:tcPr>
          <w:p w14:paraId="6F8351C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35</w:t>
            </w:r>
          </w:p>
        </w:tc>
      </w:tr>
      <w:tr w:rsidR="00B95F03" w14:paraId="6A4B0D67" w14:textId="77777777">
        <w:tc>
          <w:tcPr>
            <w:tcW w:w="0" w:type="auto"/>
            <w:tcBorders>
              <w:bottom w:val="single" w:sz="4" w:space="0" w:color="E5E7EB"/>
            </w:tcBorders>
            <w:tcMar>
              <w:top w:w="80" w:type="dxa"/>
              <w:left w:w="120" w:type="dxa"/>
              <w:bottom w:w="80" w:type="dxa"/>
              <w:right w:w="120" w:type="dxa"/>
            </w:tcMar>
            <w:hideMark/>
          </w:tcPr>
          <w:p w14:paraId="6D0E4CA8"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C</w:t>
            </w:r>
          </w:p>
        </w:tc>
        <w:tc>
          <w:tcPr>
            <w:tcW w:w="0" w:type="auto"/>
            <w:tcBorders>
              <w:bottom w:val="single" w:sz="4" w:space="0" w:color="E5E7EB"/>
            </w:tcBorders>
            <w:tcMar>
              <w:top w:w="80" w:type="dxa"/>
              <w:left w:w="120" w:type="dxa"/>
              <w:bottom w:w="80" w:type="dxa"/>
              <w:right w:w="120" w:type="dxa"/>
            </w:tcMar>
            <w:hideMark/>
          </w:tcPr>
          <w:p w14:paraId="589FB42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54,50 €</w:t>
            </w:r>
          </w:p>
        </w:tc>
        <w:tc>
          <w:tcPr>
            <w:tcW w:w="0" w:type="auto"/>
            <w:tcBorders>
              <w:bottom w:val="single" w:sz="4" w:space="0" w:color="E5E7EB"/>
            </w:tcBorders>
            <w:tcMar>
              <w:top w:w="80" w:type="dxa"/>
              <w:left w:w="120" w:type="dxa"/>
              <w:bottom w:w="80" w:type="dxa"/>
              <w:right w:w="120" w:type="dxa"/>
            </w:tcMar>
            <w:cellIns w:id="490" w:author="Eckhard Ortwein" w:date="2026-09-27T21:24:00Z"/>
            <w:hideMark/>
          </w:tcPr>
          <w:p w14:paraId="01D018F7" w14:textId="77777777" w:rsidR="00223A6C" w:rsidRDefault="00223A6C">
            <w:pPr>
              <w:spacing w:before="120" w:after="200"/>
              <w:rPr>
                <w:rFonts w:ascii="Calibri" w:eastAsia="Times New Roman" w:hAnsi="Calibri" w:cs="Calibri"/>
                <w:color w:val="222233"/>
                <w:sz w:val="19"/>
                <w:szCs w:val="19"/>
              </w:rPr>
            </w:pPr>
            <w:ins w:id="491" w:author="Eckhard Ortwein" w:date="2026-09-27T21:24:00Z" w16du:dateUtc="2026-09-27T19:24:00Z">
              <w:r>
                <w:rPr>
                  <w:rFonts w:ascii="Calibri" w:eastAsia="Times New Roman" w:hAnsi="Calibri" w:cs="Calibri"/>
                  <w:color w:val="222233"/>
                  <w:sz w:val="19"/>
                  <w:szCs w:val="19"/>
                </w:rPr>
                <w:t>7,50 €</w:t>
              </w:r>
            </w:ins>
          </w:p>
        </w:tc>
        <w:tc>
          <w:tcPr>
            <w:tcW w:w="0" w:type="auto"/>
            <w:tcBorders>
              <w:bottom w:val="single" w:sz="4" w:space="0" w:color="E5E7EB"/>
            </w:tcBorders>
            <w:tcMar>
              <w:top w:w="80" w:type="dxa"/>
              <w:left w:w="120" w:type="dxa"/>
              <w:bottom w:w="80" w:type="dxa"/>
              <w:right w:w="120" w:type="dxa"/>
            </w:tcMar>
            <w:hideMark/>
          </w:tcPr>
          <w:p w14:paraId="275A5D73" w14:textId="77777777" w:rsidR="00223A6C" w:rsidRDefault="00A31CFC">
            <w:pPr>
              <w:spacing w:before="120" w:after="200"/>
              <w:rPr>
                <w:rFonts w:ascii="Calibri" w:eastAsia="Times New Roman" w:hAnsi="Calibri" w:cs="Calibri"/>
                <w:color w:val="222233"/>
                <w:sz w:val="19"/>
                <w:szCs w:val="19"/>
              </w:rPr>
            </w:pPr>
            <w:del w:id="492" w:author="Eckhard Ortwein" w:date="2026-09-27T21:24:00Z" w16du:dateUtc="2026-09-27T19:24:00Z">
              <w:r>
                <w:rPr>
                  <w:rFonts w:ascii="Calibri" w:eastAsia="Times New Roman" w:hAnsi="Calibri" w:cs="Calibri"/>
                  <w:color w:val="222233"/>
                  <w:sz w:val="19"/>
                  <w:szCs w:val="19"/>
                </w:rPr>
                <w:delText>70</w:delText>
              </w:r>
            </w:del>
            <w:ins w:id="493" w:author="Eckhard Ortwein" w:date="2026-09-27T21:24:00Z" w16du:dateUtc="2026-09-27T19:24:00Z">
              <w:r w:rsidR="00223A6C">
                <w:rPr>
                  <w:rFonts w:ascii="Calibri" w:eastAsia="Times New Roman" w:hAnsi="Calibri" w:cs="Calibri"/>
                  <w:color w:val="222233"/>
                  <w:sz w:val="19"/>
                  <w:szCs w:val="19"/>
                </w:rPr>
                <w:t>62</w:t>
              </w:r>
            </w:ins>
            <w:r w:rsidR="00223A6C">
              <w:rPr>
                <w:rFonts w:ascii="Calibri" w:eastAsia="Times New Roman" w:hAnsi="Calibri" w:cs="Calibri"/>
                <w:color w:val="222233"/>
                <w:sz w:val="19"/>
                <w:szCs w:val="19"/>
              </w:rPr>
              <w:t>,00 €</w:t>
            </w:r>
          </w:p>
        </w:tc>
        <w:tc>
          <w:tcPr>
            <w:tcW w:w="0" w:type="auto"/>
            <w:tcBorders>
              <w:bottom w:val="single" w:sz="4" w:space="0" w:color="E5E7EB"/>
            </w:tcBorders>
            <w:tcMar>
              <w:top w:w="80" w:type="dxa"/>
              <w:left w:w="120" w:type="dxa"/>
              <w:bottom w:w="80" w:type="dxa"/>
              <w:right w:w="120" w:type="dxa"/>
            </w:tcMar>
            <w:hideMark/>
          </w:tcPr>
          <w:p w14:paraId="50BFD494"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12</w:t>
            </w:r>
          </w:p>
        </w:tc>
      </w:tr>
      <w:tr w:rsidR="00B95F03" w14:paraId="1C0E1E18" w14:textId="77777777">
        <w:tc>
          <w:tcPr>
            <w:tcW w:w="0" w:type="auto"/>
            <w:tcBorders>
              <w:bottom w:val="single" w:sz="4" w:space="0" w:color="E5E7EB"/>
            </w:tcBorders>
            <w:tcMar>
              <w:top w:w="80" w:type="dxa"/>
              <w:left w:w="120" w:type="dxa"/>
              <w:bottom w:w="80" w:type="dxa"/>
              <w:right w:w="120" w:type="dxa"/>
            </w:tcMar>
            <w:hideMark/>
          </w:tcPr>
          <w:p w14:paraId="5C4E07E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w:t>
            </w:r>
          </w:p>
        </w:tc>
        <w:tc>
          <w:tcPr>
            <w:tcW w:w="0" w:type="auto"/>
            <w:tcBorders>
              <w:bottom w:val="single" w:sz="4" w:space="0" w:color="E5E7EB"/>
            </w:tcBorders>
            <w:tcMar>
              <w:top w:w="80" w:type="dxa"/>
              <w:left w:w="120" w:type="dxa"/>
              <w:bottom w:w="80" w:type="dxa"/>
              <w:right w:w="120" w:type="dxa"/>
            </w:tcMar>
            <w:hideMark/>
          </w:tcPr>
          <w:p w14:paraId="389105F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70,50 €</w:t>
            </w:r>
          </w:p>
        </w:tc>
        <w:tc>
          <w:tcPr>
            <w:tcW w:w="0" w:type="auto"/>
            <w:tcBorders>
              <w:bottom w:val="single" w:sz="4" w:space="0" w:color="E5E7EB"/>
            </w:tcBorders>
            <w:tcMar>
              <w:top w:w="80" w:type="dxa"/>
              <w:left w:w="120" w:type="dxa"/>
              <w:bottom w:w="80" w:type="dxa"/>
              <w:right w:w="120" w:type="dxa"/>
            </w:tcMar>
            <w:cellIns w:id="494" w:author="Eckhard Ortwein" w:date="2026-09-27T21:24:00Z"/>
            <w:hideMark/>
          </w:tcPr>
          <w:p w14:paraId="2E9E127F" w14:textId="77777777" w:rsidR="00223A6C" w:rsidRDefault="00223A6C">
            <w:pPr>
              <w:spacing w:before="120" w:after="200"/>
              <w:rPr>
                <w:rFonts w:ascii="Calibri" w:eastAsia="Times New Roman" w:hAnsi="Calibri" w:cs="Calibri"/>
                <w:color w:val="222233"/>
                <w:sz w:val="19"/>
                <w:szCs w:val="19"/>
              </w:rPr>
            </w:pPr>
            <w:ins w:id="495" w:author="Eckhard Ortwein" w:date="2026-09-27T21:24:00Z" w16du:dateUtc="2026-09-27T19:24:00Z">
              <w:r>
                <w:rPr>
                  <w:rFonts w:ascii="Calibri" w:eastAsia="Times New Roman" w:hAnsi="Calibri" w:cs="Calibri"/>
                  <w:color w:val="222233"/>
                  <w:sz w:val="19"/>
                  <w:szCs w:val="19"/>
                </w:rPr>
                <w:t>7,50 €</w:t>
              </w:r>
            </w:ins>
          </w:p>
        </w:tc>
        <w:tc>
          <w:tcPr>
            <w:tcW w:w="0" w:type="auto"/>
            <w:tcBorders>
              <w:bottom w:val="single" w:sz="4" w:space="0" w:color="E5E7EB"/>
            </w:tcBorders>
            <w:tcMar>
              <w:top w:w="80" w:type="dxa"/>
              <w:left w:w="120" w:type="dxa"/>
              <w:bottom w:w="80" w:type="dxa"/>
              <w:right w:w="120" w:type="dxa"/>
            </w:tcMar>
            <w:hideMark/>
          </w:tcPr>
          <w:p w14:paraId="0138561A" w14:textId="77777777" w:rsidR="00223A6C" w:rsidRDefault="00A31CFC">
            <w:pPr>
              <w:spacing w:before="120" w:after="200"/>
              <w:rPr>
                <w:rFonts w:ascii="Calibri" w:eastAsia="Times New Roman" w:hAnsi="Calibri" w:cs="Calibri"/>
                <w:color w:val="222233"/>
                <w:sz w:val="19"/>
                <w:szCs w:val="19"/>
              </w:rPr>
            </w:pPr>
            <w:del w:id="496" w:author="Eckhard Ortwein" w:date="2026-09-27T21:24:00Z" w16du:dateUtc="2026-09-27T19:24:00Z">
              <w:r>
                <w:rPr>
                  <w:rFonts w:ascii="Calibri" w:eastAsia="Times New Roman" w:hAnsi="Calibri" w:cs="Calibri"/>
                  <w:color w:val="222233"/>
                  <w:sz w:val="19"/>
                  <w:szCs w:val="19"/>
                </w:rPr>
                <w:delText>90</w:delText>
              </w:r>
            </w:del>
            <w:ins w:id="497" w:author="Eckhard Ortwein" w:date="2026-09-27T21:24:00Z" w16du:dateUtc="2026-09-27T19:24:00Z">
              <w:r w:rsidR="00223A6C">
                <w:rPr>
                  <w:rFonts w:ascii="Calibri" w:eastAsia="Times New Roman" w:hAnsi="Calibri" w:cs="Calibri"/>
                  <w:color w:val="222233"/>
                  <w:sz w:val="19"/>
                  <w:szCs w:val="19"/>
                </w:rPr>
                <w:t>78</w:t>
              </w:r>
            </w:ins>
            <w:r w:rsidR="00223A6C">
              <w:rPr>
                <w:rFonts w:ascii="Calibri" w:eastAsia="Times New Roman" w:hAnsi="Calibri" w:cs="Calibri"/>
                <w:color w:val="222233"/>
                <w:sz w:val="19"/>
                <w:szCs w:val="19"/>
              </w:rPr>
              <w:t>,00 €</w:t>
            </w:r>
          </w:p>
        </w:tc>
        <w:tc>
          <w:tcPr>
            <w:tcW w:w="0" w:type="auto"/>
            <w:tcBorders>
              <w:bottom w:val="single" w:sz="4" w:space="0" w:color="E5E7EB"/>
            </w:tcBorders>
            <w:tcMar>
              <w:top w:w="80" w:type="dxa"/>
              <w:left w:w="120" w:type="dxa"/>
              <w:bottom w:w="80" w:type="dxa"/>
              <w:right w:w="120" w:type="dxa"/>
            </w:tcMar>
            <w:hideMark/>
          </w:tcPr>
          <w:p w14:paraId="694BCD41"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w:t>
            </w:r>
          </w:p>
        </w:tc>
      </w:tr>
    </w:tbl>
    <w:p w14:paraId="64A537B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 case that has to be worked manually carries a surcharge, notified in advance under Annex 2.3. All amounts are net of VAT.</w:t>
      </w:r>
      <w:del w:id="498" w:author="Eckhard Ortwein" w:date="2026-09-27T21:24:00Z" w16du:dateUtc="2026-09-27T19:24:00Z">
        <w:r w:rsidR="00A31CFC" w:rsidRPr="0040708E">
          <w:rPr>
            <w:rFonts w:ascii="Calibri" w:hAnsi="Calibri" w:cs="Calibri"/>
            <w:color w:val="222233"/>
            <w:sz w:val="21"/>
            <w:szCs w:val="21"/>
            <w:lang w:val="en-US"/>
          </w:rPr>
          <w:delText xml:space="preserve"> The list price column is shown for orientation only and is not the basis of any settlement.</w:delText>
        </w:r>
      </w:del>
    </w:p>
    <w:p w14:paraId="31583044" w14:textId="77777777" w:rsidR="00223A6C" w:rsidRDefault="00223A6C">
      <w:pPr>
        <w:pStyle w:val="StandardWeb"/>
        <w:rPr>
          <w:rFonts w:ascii="Calibri" w:hAnsi="Calibri" w:cs="Calibri"/>
          <w:color w:val="222233"/>
          <w:sz w:val="21"/>
          <w:szCs w:val="21"/>
        </w:rPr>
      </w:pPr>
      <w:r>
        <w:rPr>
          <w:rStyle w:val="Fett"/>
          <w:rFonts w:ascii="Calibri" w:hAnsi="Calibri" w:cs="Calibri"/>
          <w:color w:val="222233"/>
          <w:sz w:val="21"/>
          <w:szCs w:val="21"/>
        </w:rPr>
        <w:t>United States is not on a tier.</w:t>
      </w:r>
      <w:r>
        <w:rPr>
          <w:rFonts w:ascii="Calibri" w:hAnsi="Calibri" w:cs="Calibri"/>
          <w:color w:val="222233"/>
          <w:sz w:val="21"/>
          <w:szCs w:val="21"/>
        </w:rPr>
        <w:t xml:space="preserve"> It has no single national register: company records are filed with each state, and availability is determined per state. Its cost is agreed separately and remains provisional under clause 8.6; </w:t>
      </w:r>
      <w:ins w:id="499" w:author="Eckhard Ortwein" w:date="2026-09-27T21:24:00Z" w16du:dateUtc="2026-09-27T19:24:00Z">
        <w:r>
          <w:rPr>
            <w:rFonts w:ascii="Calibri" w:hAnsi="Calibri" w:cs="Calibri"/>
            <w:color w:val="222233"/>
            <w:sz w:val="21"/>
            <w:szCs w:val="21"/>
          </w:rPr>
          <w:t xml:space="preserve">the Fixed Fee applies to it as to every other jurisdiction. </w:t>
        </w:r>
      </w:ins>
      <w:r>
        <w:rPr>
          <w:rFonts w:ascii="Calibri" w:hAnsi="Calibri" w:cs="Calibri"/>
          <w:color w:val="222233"/>
          <w:sz w:val="21"/>
          <w:szCs w:val="21"/>
        </w:rPr>
        <w:t>Annex 2.2 marks it accordingly.</w:t>
      </w:r>
    </w:p>
    <w:p w14:paraId="1F407C0B" w14:textId="77777777" w:rsidR="00223A6C" w:rsidRDefault="00223A6C">
      <w:pPr>
        <w:pStyle w:val="berschrift2"/>
        <w:rPr>
          <w:rFonts w:eastAsia="Times New Roman"/>
        </w:rPr>
      </w:pPr>
      <w:bookmarkStart w:id="500" w:name="_Toc241436715"/>
      <w:bookmarkStart w:id="501" w:name="_Toc240374328"/>
      <w:r>
        <w:rPr>
          <w:rFonts w:eastAsia="Times New Roman"/>
        </w:rPr>
        <w:t>2.2 Covered jurisdictions</w:t>
      </w:r>
      <w:bookmarkEnd w:id="500"/>
      <w:bookmarkEnd w:id="501"/>
    </w:p>
    <w:p w14:paraId="07E37596" w14:textId="77777777" w:rsidR="00223A6C" w:rsidRDefault="00A31CFC">
      <w:pPr>
        <w:pStyle w:val="StandardWeb"/>
        <w:rPr>
          <w:rFonts w:ascii="Calibri" w:hAnsi="Calibri" w:cs="Calibri"/>
          <w:color w:val="222233"/>
          <w:sz w:val="21"/>
          <w:szCs w:val="21"/>
        </w:rPr>
      </w:pPr>
      <w:del w:id="502" w:author="Eckhard Ortwein" w:date="2026-09-27T21:24:00Z" w16du:dateUtc="2026-09-27T19:24:00Z">
        <w:r w:rsidRPr="0040708E">
          <w:rPr>
            <w:rFonts w:ascii="Calibri" w:hAnsi="Calibri" w:cs="Calibri"/>
            <w:color w:val="222233"/>
            <w:sz w:val="21"/>
            <w:szCs w:val="21"/>
            <w:lang w:val="en-US"/>
          </w:rPr>
          <w:delText>153</w:delText>
        </w:r>
      </w:del>
      <w:ins w:id="503" w:author="Eckhard Ortwein" w:date="2026-09-27T21:24:00Z" w16du:dateUtc="2026-09-27T19:24:00Z">
        <w:r w:rsidR="00223A6C">
          <w:rPr>
            <w:rFonts w:ascii="Calibri" w:hAnsi="Calibri" w:cs="Calibri"/>
            <w:color w:val="222233"/>
            <w:sz w:val="21"/>
            <w:szCs w:val="21"/>
          </w:rPr>
          <w:t>152</w:t>
        </w:r>
      </w:ins>
      <w:r w:rsidR="00223A6C">
        <w:rPr>
          <w:rFonts w:ascii="Calibri" w:hAnsi="Calibri" w:cs="Calibri"/>
          <w:color w:val="222233"/>
          <w:sz w:val="21"/>
          <w:szCs w:val="21"/>
        </w:rPr>
        <w:t xml:space="preserve"> jurisdictions are covered, together with 26 named sub-registers listed at the end. The </w:t>
      </w:r>
      <w:r w:rsidR="00223A6C">
        <w:rPr>
          <w:rStyle w:val="chip"/>
          <w:rFonts w:ascii="Calibri" w:hAnsi="Calibri" w:cs="Calibri"/>
          <w:color w:val="222233"/>
          <w:sz w:val="21"/>
          <w:szCs w:val="21"/>
        </w:rPr>
        <w:t>highlighted</w:t>
      </w:r>
      <w:r w:rsidR="00223A6C">
        <w:rPr>
          <w:rStyle w:val="chip"/>
          <w:rFonts w:ascii="Calibri" w:hAnsi="Calibri" w:cs="Calibri"/>
          <w:b/>
          <w:bCs/>
          <w:color w:val="222233"/>
          <w:sz w:val="21"/>
          <w:szCs w:val="21"/>
        </w:rPr>
        <w:t> </w:t>
      </w:r>
      <w:r w:rsidR="00223A6C">
        <w:rPr>
          <w:rFonts w:ascii="Calibri" w:hAnsi="Calibri" w:cs="Calibri"/>
          <w:color w:val="222233"/>
          <w:sz w:val="21"/>
          <w:szCs w:val="21"/>
        </w:rPr>
        <w:t xml:space="preserve"> entries are STP's fifteen priority jurisdictions; the letter is the price tier per section 2.1, and — marks a jurisdiction that is not on a tier. Where a jurisdiction has no single national register, it is covered only through the sub-registers named below.</w:t>
      </w:r>
      <w:ins w:id="504" w:author="Eckhard Ortwein" w:date="2026-09-27T21:24:00Z" w16du:dateUtc="2026-09-27T19:24:00Z">
        <w:r w:rsidR="00223A6C">
          <w:rPr>
            <w:rFonts w:ascii="Calibri" w:hAnsi="Calibri" w:cs="Calibri"/>
            <w:color w:val="222233"/>
            <w:sz w:val="21"/>
            <w:szCs w:val="21"/>
          </w:rPr>
          <w:t xml:space="preserve"> Germany is not covered by this Agreement.</w:t>
        </w:r>
      </w:ins>
    </w:p>
    <w:p w14:paraId="3C22A8D3" w14:textId="77777777" w:rsidR="00223A6C" w:rsidRDefault="00223A6C">
      <w:pPr>
        <w:divId w:val="856502831"/>
        <w:rPr>
          <w:rFonts w:ascii="Calibri" w:eastAsia="Times New Roman" w:hAnsi="Calibri" w:cs="Calibri"/>
          <w:color w:val="222233"/>
          <w:sz w:val="21"/>
          <w:szCs w:val="21"/>
        </w:rPr>
      </w:pPr>
      <w:r>
        <w:rPr>
          <w:rFonts w:ascii="Calibri" w:eastAsia="Times New Roman" w:hAnsi="Calibri" w:cs="Calibri"/>
          <w:color w:val="222233"/>
          <w:sz w:val="21"/>
          <w:szCs w:val="21"/>
        </w:rPr>
        <w:t xml:space="preserve">Europe </w:t>
      </w:r>
      <w:del w:id="505" w:author="Eckhard Ortwein" w:date="2026-09-27T21:24:00Z" w16du:dateUtc="2026-09-27T19:24:00Z">
        <w:r w:rsidR="00A31CFC" w:rsidRPr="0040708E">
          <w:rPr>
            <w:rFonts w:ascii="Calibri" w:eastAsia="Times New Roman" w:hAnsi="Calibri" w:cs="Calibri"/>
            <w:color w:val="222233"/>
            <w:sz w:val="21"/>
            <w:szCs w:val="21"/>
            <w:lang w:val="en-US"/>
          </w:rPr>
          <w:delText>49</w:delText>
        </w:r>
      </w:del>
      <w:ins w:id="506" w:author="Eckhard Ortwein" w:date="2026-09-27T21:24:00Z" w16du:dateUtc="2026-09-27T19:24:00Z">
        <w:r>
          <w:rPr>
            <w:rFonts w:ascii="Calibri" w:eastAsia="Times New Roman" w:hAnsi="Calibri" w:cs="Calibri"/>
            <w:color w:val="222233"/>
            <w:sz w:val="21"/>
            <w:szCs w:val="21"/>
          </w:rPr>
          <w:t>48</w:t>
        </w:r>
      </w:ins>
    </w:p>
    <w:p w14:paraId="18B37C5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Aaland Islands B, Albania A, Austria B, Belarus A, Belgium A, Bosnia and Herzegovina A, Bulgaria A, Croatia A, Cyprus B, Czech Republic A, Denmark A, Estonia A, Faroe Islands A, Finland B, France C, </w:t>
      </w:r>
      <w:del w:id="507" w:author="Eckhard Ortwein" w:date="2026-09-27T21:24:00Z" w16du:dateUtc="2026-09-27T19:24:00Z">
        <w:r w:rsidR="00A31CFC" w:rsidRPr="00DE1A3A">
          <w:rPr>
            <w:rFonts w:ascii="Calibri" w:hAnsi="Calibri" w:cs="Calibri"/>
            <w:color w:val="222233"/>
            <w:sz w:val="21"/>
            <w:szCs w:val="21"/>
            <w:highlight w:val="yellow"/>
            <w:lang w:val="en-US"/>
          </w:rPr>
          <w:delText>Germany A</w:delText>
        </w:r>
        <w:r w:rsidR="00A31CFC" w:rsidRPr="0040708E">
          <w:rPr>
            <w:rFonts w:ascii="Calibri" w:hAnsi="Calibri" w:cs="Calibri"/>
            <w:color w:val="222233"/>
            <w:sz w:val="21"/>
            <w:szCs w:val="21"/>
            <w:lang w:val="en-US"/>
          </w:rPr>
          <w:delText xml:space="preserve">, </w:delText>
        </w:r>
      </w:del>
      <w:r>
        <w:rPr>
          <w:rFonts w:ascii="Calibri" w:hAnsi="Calibri" w:cs="Calibri"/>
          <w:color w:val="222233"/>
          <w:sz w:val="21"/>
          <w:szCs w:val="21"/>
        </w:rPr>
        <w:t>Gibraltar B, Greece A, Guernsey C, Hungary A, Iceland A, Ireland A, Isle of Man B, Italy B, Jersey A, Kosovo A, Latvia A, Liechtenstein B, Luxembourg B, Malta B, Moldova A, Monaco C, Montenegro A, Netherlands A, North Macedonia B, Norway A, Poland A, Portugal C, Romania B, Russia A, San Marino B, Serbia A, Slovakia A, Slovenia A, Spain B, Sweden C, Switzerland A, Ukraine A, United Kingdom A</w:t>
      </w:r>
    </w:p>
    <w:p w14:paraId="38B71A8F" w14:textId="77777777" w:rsidR="00223A6C" w:rsidRDefault="00223A6C">
      <w:pPr>
        <w:divId w:val="1029182272"/>
        <w:rPr>
          <w:rFonts w:ascii="Calibri" w:eastAsia="Times New Roman" w:hAnsi="Calibri" w:cs="Calibri"/>
          <w:color w:val="222233"/>
          <w:sz w:val="21"/>
          <w:szCs w:val="21"/>
        </w:rPr>
      </w:pPr>
      <w:r>
        <w:rPr>
          <w:rFonts w:ascii="Calibri" w:eastAsia="Times New Roman" w:hAnsi="Calibri" w:cs="Calibri"/>
          <w:color w:val="222233"/>
          <w:sz w:val="21"/>
          <w:szCs w:val="21"/>
        </w:rPr>
        <w:t>Americas 32</w:t>
      </w:r>
    </w:p>
    <w:p w14:paraId="6382B5D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Anguilla C, Argentina A, Aruba B, Bahamas B, Belize C, Bermuda B, Bolivia A, Bonaire, Sint Eustatius and Saba B, Brazil B, British Virgin Islands D, Canada B, Cayman Islands C, Chile A, Colombia A, Costa Rica B, Curacao A, Ecuador A, Greenland A, Guadeloupe A, Honduras A, Jamaica A, Martinique A, Mexico A, Montserrat A, Panama A, Paraguay A, Peru A, Puerto Rico A, Saint Vincent and the Grenadines A, Trinidad and Tobago A, U.S. Virgin Islands A, United States —</w:t>
      </w:r>
    </w:p>
    <w:p w14:paraId="2885F2E9" w14:textId="77777777" w:rsidR="00223A6C" w:rsidRDefault="00223A6C">
      <w:pPr>
        <w:divId w:val="2117095635"/>
        <w:rPr>
          <w:rFonts w:ascii="Calibri" w:eastAsia="Times New Roman" w:hAnsi="Calibri" w:cs="Calibri"/>
          <w:color w:val="222233"/>
          <w:sz w:val="21"/>
          <w:szCs w:val="21"/>
        </w:rPr>
      </w:pPr>
      <w:r>
        <w:rPr>
          <w:rFonts w:ascii="Calibri" w:eastAsia="Times New Roman" w:hAnsi="Calibri" w:cs="Calibri"/>
          <w:color w:val="222233"/>
          <w:sz w:val="21"/>
          <w:szCs w:val="21"/>
        </w:rPr>
        <w:t>Asia 28</w:t>
      </w:r>
    </w:p>
    <w:p w14:paraId="35C4A24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Armenia B, Australia B, Azerbaijan A, Brunei C, Cambodia A, China A, Georgia A, Hong Kong B, India A, Indonesia C, Japan A, Kazakhstan A, Kyrgyzstan A, Laos A, Macau A, Malaysia B, Maldives A, Myanmar A, Nepal A, Pakistan B, Philippines B, Singapore A, South Korea A, Sri Lanka A, Taiwan A, Thailand A, Uzbekistan A, Vietnam B</w:t>
      </w:r>
    </w:p>
    <w:p w14:paraId="539211CC" w14:textId="77777777" w:rsidR="00223A6C" w:rsidRDefault="00223A6C">
      <w:pPr>
        <w:divId w:val="1359962946"/>
        <w:rPr>
          <w:rFonts w:ascii="Calibri" w:eastAsia="Times New Roman" w:hAnsi="Calibri" w:cs="Calibri"/>
          <w:color w:val="222233"/>
          <w:sz w:val="21"/>
          <w:szCs w:val="21"/>
        </w:rPr>
      </w:pPr>
      <w:r>
        <w:rPr>
          <w:rFonts w:ascii="Calibri" w:eastAsia="Times New Roman" w:hAnsi="Calibri" w:cs="Calibri"/>
          <w:color w:val="222233"/>
          <w:sz w:val="21"/>
          <w:szCs w:val="21"/>
        </w:rPr>
        <w:t>Middle East 12</w:t>
      </w:r>
    </w:p>
    <w:p w14:paraId="25C1AC0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Bahrain A, Iran A, Iraq A, Israel A, Jordan A, Kuwait A, Oman A, Palestine A, Qatar A, Turkey A, United Arab Emirates A, Yemen A</w:t>
      </w:r>
    </w:p>
    <w:p w14:paraId="11F272F9" w14:textId="77777777" w:rsidR="00223A6C" w:rsidRDefault="00223A6C">
      <w:pPr>
        <w:divId w:val="35280923"/>
        <w:rPr>
          <w:rFonts w:ascii="Calibri" w:eastAsia="Times New Roman" w:hAnsi="Calibri" w:cs="Calibri"/>
          <w:color w:val="222233"/>
          <w:sz w:val="21"/>
          <w:szCs w:val="21"/>
        </w:rPr>
      </w:pPr>
      <w:r>
        <w:rPr>
          <w:rFonts w:ascii="Calibri" w:eastAsia="Times New Roman" w:hAnsi="Calibri" w:cs="Calibri"/>
          <w:color w:val="222233"/>
          <w:sz w:val="21"/>
          <w:szCs w:val="21"/>
        </w:rPr>
        <w:t>Africa 19</w:t>
      </w:r>
    </w:p>
    <w:p w14:paraId="1D3184CA"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Angola A, Botswana A, Burkina Faso A, Djibouti A, Ethiopia A, Kenya B, Lesotho A, Madagascar A, Mauritius A, Mayotte A, Morocco C, Nigeria B, Reunion A, Senegal A, Seychelles C, South Africa A, Togo A, Tunisia A, Zambia B</w:t>
      </w:r>
    </w:p>
    <w:p w14:paraId="0FBFF40E" w14:textId="77777777" w:rsidR="00223A6C" w:rsidRDefault="00223A6C">
      <w:pPr>
        <w:divId w:val="504325649"/>
        <w:rPr>
          <w:rFonts w:ascii="Calibri" w:eastAsia="Times New Roman" w:hAnsi="Calibri" w:cs="Calibri"/>
          <w:color w:val="222233"/>
          <w:sz w:val="21"/>
          <w:szCs w:val="21"/>
        </w:rPr>
      </w:pPr>
      <w:r>
        <w:rPr>
          <w:rFonts w:ascii="Calibri" w:eastAsia="Times New Roman" w:hAnsi="Calibri" w:cs="Calibri"/>
          <w:color w:val="222233"/>
          <w:sz w:val="21"/>
          <w:szCs w:val="21"/>
        </w:rPr>
        <w:t>Oceania 13</w:t>
      </w:r>
    </w:p>
    <w:p w14:paraId="5202792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Christmas Island B, Cocos (Keeling) Islands B, Cook Islands A, Fiji B, French Polynesia A, Marshall Islands A, New Caledonia B, New Zealand A, Papua New Guinea A, Samoa A, Solomon Islands A, Tonga A, Vanuatu A</w:t>
      </w:r>
    </w:p>
    <w:p w14:paraId="43EFA71D" w14:textId="77777777" w:rsidR="00223A6C" w:rsidRDefault="00223A6C">
      <w:pPr>
        <w:divId w:val="1112821039"/>
        <w:rPr>
          <w:rFonts w:ascii="Calibri" w:eastAsia="Times New Roman" w:hAnsi="Calibri" w:cs="Calibri"/>
          <w:color w:val="222233"/>
          <w:sz w:val="21"/>
          <w:szCs w:val="21"/>
        </w:rPr>
      </w:pPr>
      <w:r>
        <w:rPr>
          <w:rFonts w:ascii="Calibri" w:eastAsia="Times New Roman" w:hAnsi="Calibri" w:cs="Calibri"/>
          <w:color w:val="222233"/>
          <w:sz w:val="21"/>
          <w:szCs w:val="21"/>
        </w:rPr>
        <w:t>Sub-registers — where the parent jurisdiction has no single national register 26</w:t>
      </w:r>
    </w:p>
    <w:p w14:paraId="5BEACF5C" w14:textId="77777777" w:rsidR="00223A6C" w:rsidRDefault="00223A6C">
      <w:pPr>
        <w:pStyle w:val="subnote"/>
        <w:rPr>
          <w:rFonts w:ascii="Calibri" w:hAnsi="Calibri" w:cs="Calibri"/>
          <w:color w:val="222233"/>
          <w:sz w:val="21"/>
          <w:szCs w:val="21"/>
        </w:rPr>
      </w:pPr>
      <w:r>
        <w:rPr>
          <w:rStyle w:val="Fett"/>
          <w:rFonts w:ascii="Calibri" w:hAnsi="Calibri" w:cs="Calibri"/>
          <w:color w:val="222233"/>
          <w:sz w:val="21"/>
          <w:szCs w:val="21"/>
        </w:rPr>
        <w:t>Canada</w:t>
      </w:r>
      <w:r>
        <w:rPr>
          <w:rFonts w:ascii="Calibri" w:hAnsi="Calibri" w:cs="Calibri"/>
          <w:color w:val="222233"/>
          <w:sz w:val="21"/>
          <w:szCs w:val="21"/>
        </w:rPr>
        <w:t xml:space="preserve"> resolves only in the following 3</w:t>
      </w:r>
      <w:ins w:id="508" w:author="Eckhard Ortwein" w:date="2026-09-27T21:24:00Z" w16du:dateUtc="2026-09-27T19:24:00Z">
        <w:r>
          <w:rPr>
            <w:rFonts w:ascii="Calibri" w:hAnsi="Calibri" w:cs="Calibri"/>
            <w:color w:val="222233"/>
            <w:sz w:val="21"/>
            <w:szCs w:val="21"/>
          </w:rPr>
          <w:t>, and a Case can be placed only in one of them</w:t>
        </w:r>
      </w:ins>
      <w:r>
        <w:rPr>
          <w:rFonts w:ascii="Calibri" w:hAnsi="Calibri" w:cs="Calibri"/>
          <w:color w:val="222233"/>
          <w:sz w:val="21"/>
          <w:szCs w:val="21"/>
        </w:rPr>
        <w:t>:</w:t>
      </w:r>
    </w:p>
    <w:p w14:paraId="5A21F5B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British Columbia B, Newfoundland and Labrador B, Northwest Territories B</w:t>
      </w:r>
    </w:p>
    <w:p w14:paraId="63DCE3B1" w14:textId="77777777" w:rsidR="00223A6C" w:rsidRDefault="00223A6C">
      <w:pPr>
        <w:pStyle w:val="subnote"/>
        <w:rPr>
          <w:rFonts w:ascii="Calibri" w:hAnsi="Calibri" w:cs="Calibri"/>
          <w:color w:val="222233"/>
          <w:sz w:val="21"/>
          <w:szCs w:val="21"/>
        </w:rPr>
      </w:pPr>
      <w:r>
        <w:rPr>
          <w:rStyle w:val="Fett"/>
          <w:rFonts w:ascii="Calibri" w:hAnsi="Calibri" w:cs="Calibri"/>
          <w:color w:val="222233"/>
          <w:sz w:val="21"/>
          <w:szCs w:val="21"/>
        </w:rPr>
        <w:t>United States</w:t>
      </w:r>
      <w:r>
        <w:rPr>
          <w:rFonts w:ascii="Calibri" w:hAnsi="Calibri" w:cs="Calibri"/>
          <w:color w:val="222233"/>
          <w:sz w:val="21"/>
          <w:szCs w:val="21"/>
        </w:rPr>
        <w:t xml:space="preserve"> resolves only in the following 23</w:t>
      </w:r>
      <w:ins w:id="509" w:author="Eckhard Ortwein" w:date="2026-09-27T21:24:00Z" w16du:dateUtc="2026-09-27T19:24:00Z">
        <w:r>
          <w:rPr>
            <w:rFonts w:ascii="Calibri" w:hAnsi="Calibri" w:cs="Calibri"/>
            <w:color w:val="222233"/>
            <w:sz w:val="21"/>
            <w:szCs w:val="21"/>
          </w:rPr>
          <w:t>, and a Case can be placed only in one of them</w:t>
        </w:r>
      </w:ins>
      <w:r>
        <w:rPr>
          <w:rFonts w:ascii="Calibri" w:hAnsi="Calibri" w:cs="Calibri"/>
          <w:color w:val="222233"/>
          <w:sz w:val="21"/>
          <w:szCs w:val="21"/>
        </w:rPr>
        <w:t>:</w:t>
      </w:r>
    </w:p>
    <w:p w14:paraId="2C17F88F"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Alabama A, Arkansas A, Colorado A, Connecticut A, Delaware A, Florida A, Hawaii A, Idaho A, Iowa A, Kentucky A, Massachusetts A, Minnesota A, Mississippi A, Missouri A, New Jersey A, New Mexico A, New York A, North Dakota A, Oregon A, Rhode Island A, Vermont A, West Virginia A, Wisconsin A</w:t>
      </w:r>
    </w:p>
    <w:p w14:paraId="2EA75812"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64EA8760" w14:textId="77777777" w:rsidR="00223A6C" w:rsidRDefault="00223A6C">
      <w:pPr>
        <w:pStyle w:val="kicker"/>
        <w:rPr>
          <w:rFonts w:ascii="Calibri" w:hAnsi="Calibri" w:cs="Calibri"/>
        </w:rPr>
      </w:pPr>
      <w:r>
        <w:rPr>
          <w:rFonts w:ascii="Calibri" w:hAnsi="Calibri" w:cs="Calibri"/>
        </w:rPr>
        <w:t>Annex 2 to the Reseller Agreement · continued</w:t>
      </w:r>
    </w:p>
    <w:p w14:paraId="145849BD" w14:textId="77777777" w:rsidR="00223A6C" w:rsidRDefault="00223A6C">
      <w:pPr>
        <w:pStyle w:val="berschrift1"/>
        <w:rPr>
          <w:rFonts w:eastAsia="Times New Roman"/>
        </w:rPr>
      </w:pPr>
      <w:bookmarkStart w:id="510" w:name="_Toc241436716"/>
      <w:bookmarkStart w:id="511" w:name="_Toc240374329"/>
      <w:r>
        <w:rPr>
          <w:rFonts w:eastAsia="Times New Roman"/>
        </w:rPr>
        <w:t>Surcharges, turnaround and end-client rights</w:t>
      </w:r>
      <w:bookmarkEnd w:id="510"/>
      <w:bookmarkEnd w:id="511"/>
    </w:p>
    <w:p w14:paraId="1A11A5AA" w14:textId="77777777" w:rsidR="00223A6C" w:rsidRDefault="00223A6C">
      <w:pPr>
        <w:pStyle w:val="berschrift2"/>
        <w:rPr>
          <w:rFonts w:eastAsia="Times New Roman"/>
        </w:rPr>
      </w:pPr>
      <w:bookmarkStart w:id="512" w:name="_Toc241436717"/>
      <w:bookmarkStart w:id="513" w:name="_Toc240374330"/>
      <w:r>
        <w:rPr>
          <w:rFonts w:eastAsia="Times New Roman"/>
        </w:rPr>
        <w:t>2.3 Surcharge for additional documents</w:t>
      </w:r>
      <w:bookmarkEnd w:id="512"/>
      <w:bookmarkEnd w:id="513"/>
    </w:p>
    <w:p w14:paraId="320D219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Where a document kind is an </w:t>
      </w:r>
      <w:r>
        <w:rPr>
          <w:rStyle w:val="Hervorhebung"/>
          <w:rFonts w:ascii="Calibri" w:hAnsi="Calibri" w:cs="Calibri"/>
          <w:color w:val="222233"/>
          <w:sz w:val="21"/>
          <w:szCs w:val="21"/>
        </w:rPr>
        <w:t>additional document</w:t>
      </w:r>
      <w:r>
        <w:rPr>
          <w:rFonts w:ascii="Calibri" w:hAnsi="Calibri" w:cs="Calibri"/>
          <w:color w:val="222233"/>
          <w:sz w:val="21"/>
          <w:szCs w:val="21"/>
        </w:rPr>
        <w:t xml:space="preserve"> in the sense of Annex 1.3, a </w:t>
      </w:r>
      <w:r>
        <w:rPr>
          <w:rStyle w:val="Fett"/>
          <w:rFonts w:ascii="Calibri" w:hAnsi="Calibri" w:cs="Calibri"/>
          <w:color w:val="222233"/>
          <w:sz w:val="21"/>
          <w:szCs w:val="21"/>
        </w:rPr>
        <w:t>surcharge</w:t>
      </w:r>
      <w:r>
        <w:rPr>
          <w:rFonts w:ascii="Calibri" w:hAnsi="Calibri" w:cs="Calibri"/>
          <w:color w:val="222233"/>
          <w:sz w:val="21"/>
          <w:szCs w:val="21"/>
        </w:rPr>
        <w:t xml:space="preserve"> applies on top of the case price. The surcharge differs per jurisdiction and per document kind.</w:t>
      </w:r>
    </w:p>
    <w:p w14:paraId="3CCF0FA6" w14:textId="77777777" w:rsidR="00223A6C" w:rsidRDefault="00223A6C">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Founders1 notifies the applicable amount before it applies. </w:t>
      </w:r>
      <w:r>
        <w:rPr>
          <w:rStyle w:val="Fett"/>
          <w:rFonts w:ascii="Calibri" w:eastAsia="Times New Roman" w:hAnsi="Calibri" w:cs="Calibri"/>
          <w:color w:val="222233"/>
          <w:sz w:val="21"/>
          <w:szCs w:val="21"/>
        </w:rPr>
        <w:t>A surcharge that has not been notified to STP in advance is not charged.</w:t>
      </w:r>
    </w:p>
    <w:p w14:paraId="6E98330F" w14:textId="77777777" w:rsidR="00223A6C" w:rsidRDefault="00223A6C">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Founders1 notifies a new or changed surcharge at least 30 days before it applies.</w:t>
      </w:r>
    </w:p>
    <w:p w14:paraId="5FEBCBE5" w14:textId="77777777" w:rsidR="00223A6C" w:rsidRDefault="00223A6C">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Per jurisdiction, the parties agree whether the additional document is retrieved </w:t>
      </w:r>
      <w:r>
        <w:rPr>
          <w:rStyle w:val="Fett"/>
          <w:rFonts w:ascii="Calibri" w:eastAsia="Times New Roman" w:hAnsi="Calibri" w:cs="Calibri"/>
          <w:color w:val="222233"/>
          <w:sz w:val="21"/>
          <w:szCs w:val="21"/>
        </w:rPr>
        <w:t>with every case</w:t>
      </w:r>
      <w:r>
        <w:rPr>
          <w:rFonts w:ascii="Calibri" w:eastAsia="Times New Roman" w:hAnsi="Calibri" w:cs="Calibri"/>
          <w:color w:val="222233"/>
          <w:sz w:val="21"/>
          <w:szCs w:val="21"/>
        </w:rPr>
        <w:t xml:space="preserve"> in that jurisdiction, or </w:t>
      </w:r>
      <w:r>
        <w:rPr>
          <w:rStyle w:val="Fett"/>
          <w:rFonts w:ascii="Calibri" w:eastAsia="Times New Roman" w:hAnsi="Calibri" w:cs="Calibri"/>
          <w:color w:val="222233"/>
          <w:sz w:val="21"/>
          <w:szCs w:val="21"/>
        </w:rPr>
        <w:t>only on request</w:t>
      </w:r>
      <w:r>
        <w:rPr>
          <w:rFonts w:ascii="Calibri" w:eastAsia="Times New Roman" w:hAnsi="Calibri" w:cs="Calibri"/>
          <w:color w:val="222233"/>
          <w:sz w:val="21"/>
          <w:szCs w:val="21"/>
        </w:rPr>
        <w:t xml:space="preserve"> per case. Where nothing is agreed, it is retrieved only on request.</w:t>
      </w:r>
    </w:p>
    <w:p w14:paraId="73F9FD5C" w14:textId="77777777" w:rsidR="00223A6C" w:rsidRDefault="00223A6C">
      <w:pPr>
        <w:pStyle w:val="berschrift2"/>
        <w:rPr>
          <w:rFonts w:eastAsia="Times New Roman"/>
        </w:rPr>
      </w:pPr>
      <w:bookmarkStart w:id="514" w:name="_Toc241436718"/>
      <w:bookmarkStart w:id="515" w:name="_Toc240374331"/>
      <w:r>
        <w:rPr>
          <w:rFonts w:eastAsia="Times New Roman"/>
        </w:rPr>
        <w:t>2.4 Turnaround</w:t>
      </w:r>
      <w:bookmarkEnd w:id="514"/>
      <w:bookmarkEnd w:id="515"/>
    </w:p>
    <w:p w14:paraId="5879A536"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Procurement is asynchronous. Automated routes typically complete within minutes to hours; jurisdictions served by a manual registry route take longer, and no fixed turnaround is owed for them (clause 7.2). Founders1 states the expected range per jurisdiction on request; where no range has been stated, none is owed.</w:t>
      </w:r>
    </w:p>
    <w:p w14:paraId="4DC3ECF2" w14:textId="77777777" w:rsidR="00223A6C" w:rsidRDefault="00223A6C">
      <w:pPr>
        <w:pStyle w:val="berschrift2"/>
        <w:rPr>
          <w:rFonts w:eastAsia="Times New Roman"/>
        </w:rPr>
      </w:pPr>
      <w:bookmarkStart w:id="516" w:name="_Toc241436719"/>
      <w:bookmarkStart w:id="517" w:name="_Toc240374332"/>
      <w:r>
        <w:rPr>
          <w:rFonts w:eastAsia="Times New Roman"/>
        </w:rPr>
        <w:t>2.5 End-client rights</w:t>
      </w:r>
      <w:bookmarkEnd w:id="516"/>
      <w:bookmarkEnd w:id="517"/>
    </w:p>
    <w:p w14:paraId="7065E21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What an End Client may </w:t>
      </w:r>
      <w:del w:id="518" w:author="Eckhard Ortwein" w:date="2026-09-27T21:24:00Z" w16du:dateUtc="2026-09-27T19:24:00Z">
        <w:r w:rsidR="00A31CFC" w:rsidRPr="0040708E">
          <w:rPr>
            <w:rFonts w:ascii="Calibri" w:hAnsi="Calibri" w:cs="Calibri"/>
            <w:color w:val="222233"/>
            <w:sz w:val="21"/>
            <w:szCs w:val="21"/>
            <w:lang w:val="en-US"/>
          </w:rPr>
          <w:delText xml:space="preserve">and may not </w:delText>
        </w:r>
      </w:del>
      <w:r>
        <w:rPr>
          <w:rFonts w:ascii="Calibri" w:hAnsi="Calibri" w:cs="Calibri"/>
          <w:color w:val="222233"/>
          <w:sz w:val="21"/>
          <w:szCs w:val="21"/>
        </w:rPr>
        <w:t xml:space="preserve">do with a Document is set out in </w:t>
      </w:r>
      <w:del w:id="519" w:author="Eckhard Ortwein" w:date="2026-09-27T21:24:00Z" w16du:dateUtc="2026-09-27T19:24:00Z">
        <w:r w:rsidR="00A31CFC" w:rsidRPr="0040708E">
          <w:rPr>
            <w:rStyle w:val="Fett"/>
            <w:rFonts w:ascii="Calibri" w:hAnsi="Calibri" w:cs="Calibri"/>
            <w:color w:val="222233"/>
            <w:sz w:val="21"/>
            <w:szCs w:val="21"/>
            <w:lang w:val="en-US"/>
          </w:rPr>
          <w:delText>Annex 5</w:delText>
        </w:r>
        <w:r w:rsidR="00A31CFC" w:rsidRPr="0040708E">
          <w:rPr>
            <w:rFonts w:ascii="Calibri" w:hAnsi="Calibri" w:cs="Calibri"/>
            <w:color w:val="222233"/>
            <w:sz w:val="21"/>
            <w:szCs w:val="21"/>
            <w:lang w:val="en-US"/>
          </w:rPr>
          <w:delText>, which also states the</w:delText>
        </w:r>
      </w:del>
      <w:ins w:id="520" w:author="Eckhard Ortwein" w:date="2026-09-27T21:24:00Z" w16du:dateUtc="2026-09-27T19:24:00Z">
        <w:r>
          <w:rPr>
            <w:rFonts w:ascii="Calibri" w:hAnsi="Calibri" w:cs="Calibri"/>
            <w:color w:val="222233"/>
            <w:sz w:val="21"/>
            <w:szCs w:val="21"/>
          </w:rPr>
          <w:t>clause 3.5. STP determines its</w:t>
        </w:r>
      </w:ins>
      <w:r>
        <w:rPr>
          <w:rFonts w:ascii="Calibri" w:hAnsi="Calibri" w:cs="Calibri"/>
          <w:color w:val="222233"/>
          <w:sz w:val="21"/>
          <w:szCs w:val="21"/>
        </w:rPr>
        <w:t xml:space="preserve"> terms </w:t>
      </w:r>
      <w:del w:id="521" w:author="Eckhard Ortwein" w:date="2026-09-27T21:24:00Z" w16du:dateUtc="2026-09-27T19:24:00Z">
        <w:r w:rsidR="00A31CFC" w:rsidRPr="0040708E">
          <w:rPr>
            <w:rFonts w:ascii="Calibri" w:hAnsi="Calibri" w:cs="Calibri"/>
            <w:color w:val="222233"/>
            <w:sz w:val="21"/>
            <w:szCs w:val="21"/>
            <w:lang w:val="en-US"/>
          </w:rPr>
          <w:delText>STP passes through under clause 9.1. The grant</w:delText>
        </w:r>
      </w:del>
      <w:ins w:id="522" w:author="Eckhard Ortwein" w:date="2026-09-27T21:24:00Z" w16du:dateUtc="2026-09-27T19:24:00Z">
        <w:r>
          <w:rPr>
            <w:rFonts w:ascii="Calibri" w:hAnsi="Calibri" w:cs="Calibri"/>
            <w:color w:val="222233"/>
            <w:sz w:val="21"/>
            <w:szCs w:val="21"/>
          </w:rPr>
          <w:t>with End Clients</w:t>
        </w:r>
      </w:ins>
      <w:r>
        <w:rPr>
          <w:rFonts w:ascii="Calibri" w:hAnsi="Calibri" w:cs="Calibri"/>
          <w:color w:val="222233"/>
          <w:sz w:val="21"/>
          <w:szCs w:val="21"/>
        </w:rPr>
        <w:t xml:space="preserve"> itself</w:t>
      </w:r>
      <w:del w:id="523" w:author="Eckhard Ortwein" w:date="2026-09-27T21:24:00Z" w16du:dateUtc="2026-09-27T19:24:00Z">
        <w:r w:rsidR="00A31CFC" w:rsidRPr="0040708E">
          <w:rPr>
            <w:rFonts w:ascii="Calibri" w:hAnsi="Calibri" w:cs="Calibri"/>
            <w:color w:val="222233"/>
            <w:sz w:val="21"/>
            <w:szCs w:val="21"/>
            <w:lang w:val="en-US"/>
          </w:rPr>
          <w:delText xml:space="preserve"> is in clause 3.5.</w:delText>
        </w:r>
      </w:del>
      <w:ins w:id="524" w:author="Eckhard Ortwein" w:date="2026-09-27T21:24:00Z" w16du:dateUtc="2026-09-27T19:24:00Z">
        <w:r>
          <w:rPr>
            <w:rFonts w:ascii="Calibri" w:hAnsi="Calibri" w:cs="Calibri"/>
            <w:color w:val="222233"/>
            <w:sz w:val="21"/>
            <w:szCs w:val="21"/>
          </w:rPr>
          <w:t>.</w:t>
        </w:r>
      </w:ins>
    </w:p>
    <w:p w14:paraId="0F9EA46F" w14:textId="77777777" w:rsidR="00223A6C" w:rsidRDefault="00223A6C">
      <w:pPr>
        <w:pStyle w:val="pagebreak"/>
        <w:spacing w:after="120"/>
        <w:rPr>
          <w:rFonts w:ascii="Calibri" w:hAnsi="Calibri" w:cs="Calibri"/>
          <w:color w:val="222233"/>
          <w:sz w:val="21"/>
          <w:szCs w:val="21"/>
        </w:rPr>
      </w:pPr>
      <w:r>
        <w:rPr>
          <w:rFonts w:ascii="Calibri" w:hAnsi="Calibri" w:cs="Calibri"/>
          <w:color w:val="222233"/>
          <w:sz w:val="21"/>
          <w:szCs w:val="21"/>
        </w:rPr>
        <w:t> </w:t>
      </w:r>
    </w:p>
    <w:p w14:paraId="5416EC59" w14:textId="77777777" w:rsidR="00223A6C" w:rsidRDefault="00223A6C">
      <w:pPr>
        <w:pStyle w:val="kicker"/>
        <w:rPr>
          <w:rFonts w:ascii="Calibri" w:hAnsi="Calibri" w:cs="Calibri"/>
        </w:rPr>
      </w:pPr>
      <w:r>
        <w:rPr>
          <w:rFonts w:ascii="Calibri" w:hAnsi="Calibri" w:cs="Calibri"/>
        </w:rPr>
        <w:t>Annex 3 to the Reseller Agreement</w:t>
      </w:r>
    </w:p>
    <w:p w14:paraId="0E75EAC0" w14:textId="77777777" w:rsidR="00223A6C" w:rsidRDefault="00223A6C">
      <w:pPr>
        <w:pStyle w:val="berschrift1"/>
        <w:rPr>
          <w:rFonts w:eastAsia="Times New Roman"/>
        </w:rPr>
      </w:pPr>
      <w:bookmarkStart w:id="525" w:name="_Toc241436720"/>
      <w:bookmarkStart w:id="526" w:name="_Toc240374333"/>
      <w:r>
        <w:rPr>
          <w:rFonts w:eastAsia="Times New Roman"/>
        </w:rPr>
        <w:t>Data protection between independent controllers</w:t>
      </w:r>
      <w:bookmarkEnd w:id="525"/>
      <w:bookmarkEnd w:id="526"/>
    </w:p>
    <w:p w14:paraId="5CBB881D" w14:textId="77777777" w:rsidR="00223A6C" w:rsidRDefault="00223A6C">
      <w:pPr>
        <w:pStyle w:val="meta"/>
        <w:rPr>
          <w:rFonts w:ascii="Calibri" w:hAnsi="Calibri" w:cs="Calibri"/>
        </w:rPr>
      </w:pPr>
      <w:r>
        <w:rPr>
          <w:rFonts w:ascii="Calibri" w:hAnsi="Calibri" w:cs="Calibri"/>
        </w:rPr>
        <w:t>Founders1 GmbH — STP Business Information GmbH · Draft</w:t>
      </w:r>
      <w:del w:id="527" w:author="Eckhard Ortwein" w:date="2026-09-27T21:24:00Z" w16du:dateUtc="2026-09-27T19:24:00Z">
        <w:r w:rsidR="00A31CFC" w:rsidRPr="0040708E">
          <w:rPr>
            <w:rFonts w:ascii="Calibri" w:hAnsi="Calibri" w:cs="Calibri"/>
            <w:lang w:val="en-US"/>
          </w:rPr>
          <w:delText>, 14</w:delText>
        </w:r>
      </w:del>
      <w:ins w:id="528" w:author="Eckhard Ortwein" w:date="2026-09-27T21:24:00Z" w16du:dateUtc="2026-09-27T19:24:00Z">
        <w:r>
          <w:rPr>
            <w:rFonts w:ascii="Calibri" w:hAnsi="Calibri" w:cs="Calibri"/>
          </w:rPr>
          <w:t xml:space="preserve"> 2, 24</w:t>
        </w:r>
      </w:ins>
      <w:r>
        <w:rPr>
          <w:rFonts w:ascii="Calibri" w:hAnsi="Calibri" w:cs="Calibri"/>
        </w:rPr>
        <w:t xml:space="preserve"> September 2026</w:t>
      </w:r>
    </w:p>
    <w:p w14:paraId="21619B80" w14:textId="77777777" w:rsidR="00223A6C" w:rsidRDefault="00223A6C">
      <w:pPr>
        <w:pStyle w:val="berschrift2"/>
        <w:rPr>
          <w:rFonts w:eastAsia="Times New Roman"/>
        </w:rPr>
      </w:pPr>
      <w:bookmarkStart w:id="529" w:name="_Toc241436721"/>
      <w:bookmarkStart w:id="530" w:name="_Toc240374334"/>
      <w:r>
        <w:rPr>
          <w:rFonts w:eastAsia="Times New Roman"/>
        </w:rPr>
        <w:t>3.1 Roles</w:t>
      </w:r>
      <w:bookmarkEnd w:id="529"/>
      <w:bookmarkEnd w:id="530"/>
    </w:p>
    <w:p w14:paraId="3897449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Each party determines the purposes and means of its own processing and acts as an </w:t>
      </w:r>
      <w:r>
        <w:rPr>
          <w:rStyle w:val="Fett"/>
          <w:rFonts w:ascii="Calibri" w:hAnsi="Calibri" w:cs="Calibri"/>
          <w:color w:val="222233"/>
          <w:sz w:val="21"/>
          <w:szCs w:val="21"/>
        </w:rPr>
        <w:t>independent controller</w:t>
      </w:r>
      <w:r>
        <w:rPr>
          <w:rFonts w:ascii="Calibri" w:hAnsi="Calibri" w:cs="Calibri"/>
          <w:color w:val="222233"/>
          <w:sz w:val="21"/>
          <w:szCs w:val="21"/>
        </w:rPr>
        <w:t xml:space="preserve"> under Art. 4 No. 7 GDPR. Neither party processes on behalf of the other; Art. 28 GDPR does not apply, and no joint controllership under Art. 26 GDPR is established. Each party is separately responsible for the lawfulness of its own processing.</w:t>
      </w:r>
    </w:p>
    <w:p w14:paraId="1E2FD69C"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Founders1 decides which route a Case takes, what is retrieved, and how long it is held, and is the controller of that processing along its whole procurement chain; parties Founders1 engages for procurement act as its processors. Delivery to STP is therefore a transfer between two controllers, not a disclosure by a processor.</w:t>
      </w:r>
    </w:p>
    <w:p w14:paraId="2C48F285"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Founders1 also </w:t>
      </w:r>
      <w:r>
        <w:rPr>
          <w:rStyle w:val="Fett"/>
          <w:rFonts w:ascii="Calibri" w:hAnsi="Calibri" w:cs="Calibri"/>
          <w:color w:val="222233"/>
          <w:sz w:val="21"/>
          <w:szCs w:val="21"/>
        </w:rPr>
        <w:t xml:space="preserve">holds the documents it procures </w:t>
      </w:r>
      <w:del w:id="531" w:author="Eckhard Ortwein" w:date="2026-09-27T21:24:00Z" w16du:dateUtc="2026-09-27T19:24:00Z">
        <w:r w:rsidR="00A31CFC" w:rsidRPr="0040708E">
          <w:rPr>
            <w:rStyle w:val="Fett"/>
            <w:rFonts w:ascii="Calibri" w:hAnsi="Calibri" w:cs="Calibri"/>
            <w:color w:val="222233"/>
            <w:sz w:val="21"/>
            <w:szCs w:val="21"/>
            <w:lang w:val="en-US"/>
          </w:rPr>
          <w:delText>and re-serves them to other customers</w:delText>
        </w:r>
        <w:r w:rsidR="00A31CFC" w:rsidRPr="0040708E">
          <w:rPr>
            <w:rFonts w:ascii="Calibri" w:hAnsi="Calibri" w:cs="Calibri"/>
            <w:color w:val="222233"/>
            <w:sz w:val="21"/>
            <w:szCs w:val="21"/>
            <w:lang w:val="en-US"/>
          </w:rPr>
          <w:delText xml:space="preserve"> where they are still current (Annex 1.4).</w:delText>
        </w:r>
      </w:del>
      <w:ins w:id="532" w:author="Eckhard Ortwein" w:date="2026-09-27T21:24:00Z" w16du:dateUtc="2026-09-27T19:24:00Z">
        <w:r>
          <w:rPr>
            <w:rStyle w:val="Fett"/>
            <w:rFonts w:ascii="Calibri" w:hAnsi="Calibri" w:cs="Calibri"/>
            <w:color w:val="222233"/>
            <w:sz w:val="21"/>
            <w:szCs w:val="21"/>
          </w:rPr>
          <w:t>under its own retention rules</w:t>
        </w:r>
        <w:r>
          <w:rPr>
            <w:rFonts w:ascii="Calibri" w:hAnsi="Calibri" w:cs="Calibri"/>
            <w:color w:val="222233"/>
            <w:sz w:val="21"/>
            <w:szCs w:val="21"/>
          </w:rPr>
          <w:t xml:space="preserve"> (clause 14.4).</w:t>
        </w:r>
      </w:ins>
      <w:r>
        <w:rPr>
          <w:rFonts w:ascii="Calibri" w:hAnsi="Calibri" w:cs="Calibri"/>
          <w:color w:val="222233"/>
          <w:sz w:val="21"/>
          <w:szCs w:val="21"/>
        </w:rPr>
        <w:t xml:space="preserve"> It therefore processes for its own purposes and on its own determination, and not solely on STP's instruction, which is what distinguishes this arrangement from processing under Art. 28 GDPR.</w:t>
      </w:r>
    </w:p>
    <w:p w14:paraId="058C959D" w14:textId="77777777" w:rsidR="00223A6C" w:rsidRDefault="00223A6C">
      <w:pPr>
        <w:pStyle w:val="berschrift2"/>
        <w:rPr>
          <w:rFonts w:eastAsia="Times New Roman"/>
        </w:rPr>
      </w:pPr>
      <w:bookmarkStart w:id="533" w:name="_Toc241436722"/>
      <w:bookmarkStart w:id="534" w:name="_Toc240374335"/>
      <w:r>
        <w:rPr>
          <w:rFonts w:eastAsia="Times New Roman"/>
        </w:rPr>
        <w:t>3.2 What is processed</w:t>
      </w:r>
      <w:bookmarkEnd w:id="533"/>
      <w:bookmarkEnd w:id="534"/>
    </w:p>
    <w:tbl>
      <w:tblPr>
        <w:tblW w:w="5000" w:type="pct"/>
        <w:tblCellMar>
          <w:top w:w="15" w:type="dxa"/>
          <w:left w:w="15" w:type="dxa"/>
          <w:bottom w:w="15" w:type="dxa"/>
          <w:right w:w="15" w:type="dxa"/>
        </w:tblCellMar>
        <w:tblLook w:val="04A0" w:firstRow="1" w:lastRow="0" w:firstColumn="1" w:lastColumn="0" w:noHBand="0" w:noVBand="1"/>
      </w:tblPr>
      <w:tblGrid>
        <w:gridCol w:w="2314"/>
        <w:gridCol w:w="7098"/>
      </w:tblGrid>
      <w:tr w:rsidR="00B95F03" w14:paraId="2B809921" w14:textId="77777777">
        <w:trPr>
          <w:tblHeader/>
        </w:trPr>
        <w:tc>
          <w:tcPr>
            <w:tcW w:w="0" w:type="auto"/>
            <w:shd w:val="clear" w:color="auto" w:fill="1A2340"/>
            <w:tcMar>
              <w:top w:w="80" w:type="dxa"/>
              <w:left w:w="120" w:type="dxa"/>
              <w:bottom w:w="80" w:type="dxa"/>
              <w:right w:w="120" w:type="dxa"/>
            </w:tcMar>
            <w:vAlign w:val="center"/>
            <w:hideMark/>
          </w:tcPr>
          <w:p w14:paraId="7D544B79"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Data subjects</w:t>
            </w:r>
          </w:p>
        </w:tc>
        <w:tc>
          <w:tcPr>
            <w:tcW w:w="0" w:type="auto"/>
            <w:shd w:val="clear" w:color="auto" w:fill="1A2340"/>
            <w:tcMar>
              <w:top w:w="80" w:type="dxa"/>
              <w:left w:w="120" w:type="dxa"/>
              <w:bottom w:w="80" w:type="dxa"/>
              <w:right w:w="120" w:type="dxa"/>
            </w:tcMar>
            <w:vAlign w:val="center"/>
            <w:hideMark/>
          </w:tcPr>
          <w:p w14:paraId="25E05DF0" w14:textId="77777777" w:rsidR="00223A6C" w:rsidRDefault="00223A6C">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Categories of data</w:t>
            </w:r>
          </w:p>
        </w:tc>
      </w:tr>
      <w:tr w:rsidR="00B95F03" w14:paraId="4836F361" w14:textId="77777777">
        <w:tc>
          <w:tcPr>
            <w:tcW w:w="0" w:type="auto"/>
            <w:tcBorders>
              <w:bottom w:val="single" w:sz="4" w:space="0" w:color="E5E7EB"/>
            </w:tcBorders>
            <w:tcMar>
              <w:top w:w="80" w:type="dxa"/>
              <w:left w:w="120" w:type="dxa"/>
              <w:bottom w:w="80" w:type="dxa"/>
              <w:right w:w="120" w:type="dxa"/>
            </w:tcMar>
            <w:hideMark/>
          </w:tcPr>
          <w:p w14:paraId="7F7F51C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Directors and officers</w:t>
            </w:r>
          </w:p>
        </w:tc>
        <w:tc>
          <w:tcPr>
            <w:tcW w:w="0" w:type="auto"/>
            <w:tcBorders>
              <w:bottom w:val="single" w:sz="4" w:space="0" w:color="E5E7EB"/>
            </w:tcBorders>
            <w:tcMar>
              <w:top w:w="80" w:type="dxa"/>
              <w:left w:w="120" w:type="dxa"/>
              <w:bottom w:w="80" w:type="dxa"/>
              <w:right w:w="120" w:type="dxa"/>
            </w:tcMar>
            <w:hideMark/>
          </w:tcPr>
          <w:p w14:paraId="5270B0AE"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function, date of birth, address as held by the register</w:t>
            </w:r>
          </w:p>
        </w:tc>
      </w:tr>
      <w:tr w:rsidR="00B95F03" w14:paraId="407E115B" w14:textId="77777777">
        <w:tc>
          <w:tcPr>
            <w:tcW w:w="0" w:type="auto"/>
            <w:tcBorders>
              <w:bottom w:val="single" w:sz="4" w:space="0" w:color="E5E7EB"/>
            </w:tcBorders>
            <w:tcMar>
              <w:top w:w="80" w:type="dxa"/>
              <w:left w:w="120" w:type="dxa"/>
              <w:bottom w:w="80" w:type="dxa"/>
              <w:right w:w="120" w:type="dxa"/>
            </w:tcMar>
            <w:hideMark/>
          </w:tcPr>
          <w:p w14:paraId="7F23A6DA"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Shareholders</w:t>
            </w:r>
          </w:p>
        </w:tc>
        <w:tc>
          <w:tcPr>
            <w:tcW w:w="0" w:type="auto"/>
            <w:tcBorders>
              <w:bottom w:val="single" w:sz="4" w:space="0" w:color="E5E7EB"/>
            </w:tcBorders>
            <w:tcMar>
              <w:top w:w="80" w:type="dxa"/>
              <w:left w:w="120" w:type="dxa"/>
              <w:bottom w:w="80" w:type="dxa"/>
              <w:right w:w="120" w:type="dxa"/>
            </w:tcMar>
            <w:hideMark/>
          </w:tcPr>
          <w:p w14:paraId="15C4F880"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address, shareholding, capital contribution as held by the register</w:t>
            </w:r>
          </w:p>
        </w:tc>
      </w:tr>
      <w:tr w:rsidR="00B95F03" w14:paraId="49FE2CBF" w14:textId="77777777">
        <w:tc>
          <w:tcPr>
            <w:tcW w:w="0" w:type="auto"/>
            <w:tcBorders>
              <w:bottom w:val="single" w:sz="4" w:space="0" w:color="E5E7EB"/>
            </w:tcBorders>
            <w:tcMar>
              <w:top w:w="80" w:type="dxa"/>
              <w:left w:w="120" w:type="dxa"/>
              <w:bottom w:w="80" w:type="dxa"/>
              <w:right w:w="120" w:type="dxa"/>
            </w:tcMar>
            <w:hideMark/>
          </w:tcPr>
          <w:p w14:paraId="3F6C9525"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Beneficial owners</w:t>
            </w:r>
          </w:p>
        </w:tc>
        <w:tc>
          <w:tcPr>
            <w:tcW w:w="0" w:type="auto"/>
            <w:tcBorders>
              <w:bottom w:val="single" w:sz="4" w:space="0" w:color="E5E7EB"/>
            </w:tcBorders>
            <w:tcMar>
              <w:top w:w="80" w:type="dxa"/>
              <w:left w:w="120" w:type="dxa"/>
              <w:bottom w:w="80" w:type="dxa"/>
              <w:right w:w="120" w:type="dxa"/>
            </w:tcMar>
            <w:hideMark/>
          </w:tcPr>
          <w:p w14:paraId="43A2720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date of birth, nationality, nature and extent of the interest</w:t>
            </w:r>
          </w:p>
        </w:tc>
      </w:tr>
      <w:tr w:rsidR="00B95F03" w14:paraId="6B67C1D9" w14:textId="77777777">
        <w:tc>
          <w:tcPr>
            <w:tcW w:w="0" w:type="auto"/>
            <w:tcBorders>
              <w:bottom w:val="single" w:sz="4" w:space="0" w:color="E5E7EB"/>
            </w:tcBorders>
            <w:tcMar>
              <w:top w:w="80" w:type="dxa"/>
              <w:left w:w="120" w:type="dxa"/>
              <w:bottom w:w="80" w:type="dxa"/>
              <w:right w:w="120" w:type="dxa"/>
            </w:tcMar>
            <w:hideMark/>
          </w:tcPr>
          <w:p w14:paraId="370774ED"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Users at STP</w:t>
            </w:r>
          </w:p>
        </w:tc>
        <w:tc>
          <w:tcPr>
            <w:tcW w:w="0" w:type="auto"/>
            <w:tcBorders>
              <w:bottom w:val="single" w:sz="4" w:space="0" w:color="E5E7EB"/>
            </w:tcBorders>
            <w:tcMar>
              <w:top w:w="80" w:type="dxa"/>
              <w:left w:w="120" w:type="dxa"/>
              <w:bottom w:w="80" w:type="dxa"/>
              <w:right w:w="120" w:type="dxa"/>
            </w:tcMar>
            <w:hideMark/>
          </w:tcPr>
          <w:p w14:paraId="341D8443" w14:textId="77777777" w:rsidR="00223A6C" w:rsidRDefault="00223A6C">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business contact details, account and log data of the API</w:t>
            </w:r>
          </w:p>
        </w:tc>
      </w:tr>
    </w:tbl>
    <w:p w14:paraId="068494ED"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No special categories under Art. 9 GDPR are processed. The register content originates from public company registers; Founders1 does not obtain it from the data subject.</w:t>
      </w:r>
    </w:p>
    <w:p w14:paraId="2751FB93" w14:textId="77777777" w:rsidR="00223A6C" w:rsidRDefault="00223A6C">
      <w:pPr>
        <w:pStyle w:val="berschrift2"/>
        <w:rPr>
          <w:rFonts w:eastAsia="Times New Roman"/>
        </w:rPr>
      </w:pPr>
      <w:bookmarkStart w:id="535" w:name="_Toc241436723"/>
      <w:bookmarkStart w:id="536" w:name="_Toc240374336"/>
      <w:r>
        <w:rPr>
          <w:rFonts w:eastAsia="Times New Roman"/>
        </w:rPr>
        <w:t>3.3 Purposes and legal basis</w:t>
      </w:r>
      <w:bookmarkEnd w:id="535"/>
      <w:bookmarkEnd w:id="536"/>
    </w:p>
    <w:p w14:paraId="0F2D0814"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Processing serves the procurement, delivery and documentation of registry information so that STP and its End Clients can meet their obligations under money-laundering law. Each party relies on its own legal basis, as a rule Art. 6 (1) (b) or (f) GDPR, and for End Clients subject to money-laundering law additionally Art. 6 (1) (c) GDPR.</w:t>
      </w:r>
    </w:p>
    <w:p w14:paraId="4D9B9A4B"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The information duty under Art. 14 GDPR falls on each party for its own processing. Each party assesses independently whether Art. 14 (5) GDPR applies.</w:t>
      </w:r>
    </w:p>
    <w:p w14:paraId="657AFD78" w14:textId="77777777" w:rsidR="00223A6C" w:rsidRDefault="00223A6C">
      <w:pPr>
        <w:pStyle w:val="berschrift2"/>
        <w:rPr>
          <w:rFonts w:eastAsia="Times New Roman"/>
        </w:rPr>
      </w:pPr>
      <w:bookmarkStart w:id="537" w:name="_Toc241436724"/>
      <w:bookmarkStart w:id="538" w:name="_Toc240374337"/>
      <w:r>
        <w:rPr>
          <w:rFonts w:eastAsia="Times New Roman"/>
        </w:rPr>
        <w:t>3.4 Technical and organisational measures</w:t>
      </w:r>
      <w:bookmarkEnd w:id="537"/>
      <w:bookmarkEnd w:id="538"/>
    </w:p>
    <w:p w14:paraId="3A5AD6B6"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Encryption in transit (TLS) and at rest for stored documents; access only over authenticated, rate-limited API access bound to STP's account.</w:t>
      </w:r>
    </w:p>
    <w:p w14:paraId="49EBD018"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Role-based access within Founders1, restricted to staff who need it; access to production data logged.</w:t>
      </w:r>
    </w:p>
    <w:p w14:paraId="769B0999"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Documents and case records are held within the EU/EEA. Founders1 maintains a </w:t>
      </w:r>
      <w:r>
        <w:rPr>
          <w:rStyle w:val="Fett"/>
          <w:rFonts w:ascii="Calibri" w:eastAsia="Times New Roman" w:hAnsi="Calibri" w:cs="Calibri"/>
          <w:color w:val="222233"/>
          <w:sz w:val="21"/>
          <w:szCs w:val="21"/>
        </w:rPr>
        <w:t>list of its sub-processors</w:t>
      </w:r>
      <w:r>
        <w:rPr>
          <w:rFonts w:ascii="Calibri" w:eastAsia="Times New Roman" w:hAnsi="Calibri" w:cs="Calibri"/>
          <w:color w:val="222233"/>
          <w:sz w:val="21"/>
          <w:szCs w:val="21"/>
        </w:rPr>
        <w:t>, provides it on request and keeps it current, and notifies STP at least 30 days before adding or replacing one. STP may object on reasonable grounds relating to data protection; where the objection cannot be resolved, STP may terminate the affected jurisdictions.</w:t>
      </w:r>
    </w:p>
    <w:p w14:paraId="34CC2D77"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Segregation of test and production environments; backups encrypted; restore tested.</w:t>
      </w:r>
    </w:p>
    <w:p w14:paraId="17F903E0" w14:textId="77777777" w:rsidR="00223A6C" w:rsidRDefault="00223A6C">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Retention and deletion follow Annex 1 and clause 14.4.</w:t>
      </w:r>
    </w:p>
    <w:p w14:paraId="47167374" w14:textId="77777777" w:rsidR="00223A6C" w:rsidRDefault="00223A6C">
      <w:pPr>
        <w:pStyle w:val="berschrift2"/>
        <w:rPr>
          <w:rFonts w:eastAsia="Times New Roman"/>
        </w:rPr>
      </w:pPr>
      <w:bookmarkStart w:id="539" w:name="_Toc241436725"/>
      <w:bookmarkStart w:id="540" w:name="_Toc240374338"/>
      <w:r>
        <w:rPr>
          <w:rFonts w:eastAsia="Times New Roman"/>
        </w:rPr>
        <w:t>3.5 Transfers to third countries</w:t>
      </w:r>
      <w:bookmarkEnd w:id="539"/>
      <w:bookmarkEnd w:id="540"/>
    </w:p>
    <w:p w14:paraId="43580321" w14:textId="77777777" w:rsidR="00223A6C" w:rsidRDefault="00223A6C">
      <w:pPr>
        <w:pStyle w:val="StandardWeb"/>
        <w:rPr>
          <w:rFonts w:ascii="Calibri" w:hAnsi="Calibri" w:cs="Calibri"/>
          <w:color w:val="222233"/>
          <w:sz w:val="21"/>
          <w:szCs w:val="21"/>
        </w:rPr>
      </w:pPr>
      <w:r>
        <w:rPr>
          <w:rFonts w:ascii="Calibri" w:hAnsi="Calibri" w:cs="Calibri"/>
          <w:color w:val="222233"/>
          <w:sz w:val="21"/>
          <w:szCs w:val="21"/>
        </w:rPr>
        <w:t xml:space="preserve">Storage is in the EU/EEA (section 3.4). </w:t>
      </w:r>
      <w:r>
        <w:rPr>
          <w:rStyle w:val="Fett"/>
          <w:rFonts w:ascii="Calibri" w:hAnsi="Calibri" w:cs="Calibri"/>
          <w:color w:val="222233"/>
          <w:sz w:val="21"/>
          <w:szCs w:val="21"/>
        </w:rPr>
        <w:t>Procurement is not.</w:t>
      </w:r>
      <w:r>
        <w:rPr>
          <w:rFonts w:ascii="Calibri" w:hAnsi="Calibri" w:cs="Calibri"/>
          <w:color w:val="222233"/>
          <w:sz w:val="21"/>
          <w:szCs w:val="21"/>
        </w:rPr>
        <w:t xml:space="preserve"> Retrieving a record from a register means transmitting the company identifiers, and where applicable the name of a person searched for, to the jurisdiction of that register. For the jurisdictions covered by Annex 2.2 that necessarily includes third countries without an adequacy decision.</w:t>
      </w:r>
    </w:p>
    <w:p w14:paraId="227CE899" w14:textId="77777777" w:rsidR="00223A6C" w:rsidRDefault="00223A6C">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a transfer is necessary to perform the Case that STP has placed, or to establish or defend legal claims, Founders1 relies on </w:t>
      </w:r>
      <w:r>
        <w:rPr>
          <w:rStyle w:val="Fett"/>
          <w:rFonts w:ascii="Calibri" w:eastAsia="Times New Roman" w:hAnsi="Calibri" w:cs="Calibri"/>
          <w:color w:val="222233"/>
          <w:sz w:val="21"/>
          <w:szCs w:val="21"/>
        </w:rPr>
        <w:t>Art. 49 (1) (b) or (e) GDPR</w:t>
      </w:r>
      <w:r>
        <w:rPr>
          <w:rFonts w:ascii="Calibri" w:eastAsia="Times New Roman" w:hAnsi="Calibri" w:cs="Calibri"/>
          <w:color w:val="222233"/>
          <w:sz w:val="21"/>
          <w:szCs w:val="21"/>
        </w:rPr>
        <w:t>. Such transfers are occasional, limited to the identifiers needed to address the register, and are not bulk.</w:t>
      </w:r>
    </w:p>
    <w:p w14:paraId="2CF406BB" w14:textId="77777777" w:rsidR="00223A6C" w:rsidRDefault="00223A6C">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Documents and case records returned from a register are stored in the EU/EEA. Onward transfer of a Document by Founders1 to a third country does not take place.</w:t>
      </w:r>
    </w:p>
    <w:p w14:paraId="28B302E9" w14:textId="77777777" w:rsidR="00223A6C" w:rsidRDefault="00223A6C">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Founders1 maintains a list of covered jurisdictions outside the EU/EEA and provides it on request. STP may exclude jurisdictions from its own use of the service at any time.</w:t>
      </w:r>
    </w:p>
    <w:p w14:paraId="7683695A" w14:textId="77777777" w:rsidR="00223A6C" w:rsidRDefault="00223A6C">
      <w:pPr>
        <w:numPr>
          <w:ilvl w:val="0"/>
          <w:numId w:val="5"/>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Sanctions.</w:t>
      </w:r>
      <w:r>
        <w:rPr>
          <w:rFonts w:ascii="Calibri" w:eastAsia="Times New Roman" w:hAnsi="Calibri" w:cs="Calibri"/>
          <w:color w:val="222233"/>
          <w:sz w:val="21"/>
          <w:szCs w:val="21"/>
        </w:rPr>
        <w:t xml:space="preserve"> A jurisdiction appearing in Annex 2.2 is a statement about register coverage, not a representation that a Case in that jurisdiction may lawfully be placed. Each party remains responsible for its own sanctions and export-control compliance, and Founders1 may decline a Case under clause 7.4 on that ground.</w:t>
      </w:r>
    </w:p>
    <w:p w14:paraId="2A6D9131" w14:textId="77777777" w:rsidR="00223A6C" w:rsidRDefault="00223A6C">
      <w:pPr>
        <w:pStyle w:val="berschrift2"/>
        <w:rPr>
          <w:rFonts w:eastAsia="Times New Roman"/>
        </w:rPr>
      </w:pPr>
      <w:bookmarkStart w:id="541" w:name="_Toc241436726"/>
      <w:bookmarkStart w:id="542" w:name="_Toc240374339"/>
      <w:r>
        <w:rPr>
          <w:rFonts w:eastAsia="Times New Roman"/>
        </w:rPr>
        <w:t>3.6 Cooperation</w:t>
      </w:r>
      <w:bookmarkEnd w:id="541"/>
      <w:bookmarkEnd w:id="542"/>
    </w:p>
    <w:p w14:paraId="7BE411BB" w14:textId="77777777" w:rsidR="00A31CFC" w:rsidRPr="0040708E" w:rsidRDefault="00223A6C">
      <w:pPr>
        <w:pStyle w:val="StandardWeb"/>
        <w:rPr>
          <w:del w:id="543" w:author="Eckhard Ortwein" w:date="2026-09-27T21:24:00Z" w16du:dateUtc="2026-09-27T19:24:00Z"/>
          <w:rFonts w:ascii="Calibri" w:hAnsi="Calibri" w:cs="Calibri"/>
          <w:color w:val="222233"/>
          <w:sz w:val="21"/>
          <w:szCs w:val="21"/>
          <w:lang w:val="en-US"/>
        </w:rPr>
      </w:pPr>
      <w:r>
        <w:rPr>
          <w:rFonts w:ascii="Calibri" w:hAnsi="Calibri" w:cs="Calibri"/>
          <w:color w:val="222233"/>
          <w:sz w:val="21"/>
          <w:szCs w:val="21"/>
        </w:rPr>
        <w:t>Each party informs the other without undue delay of a personal data breach affecting data received from the other, with the information needed for that party's own notification duties. Data-subject requests are answered by the party that received them; where a request concerns the other party's processing, it is forwarded without undue delay. Each party names a contact point for data protection matters on signature.</w:t>
      </w:r>
    </w:p>
    <w:p w14:paraId="77893049" w14:textId="77777777" w:rsidR="00A31CFC" w:rsidRPr="0040708E" w:rsidRDefault="00A31CFC">
      <w:pPr>
        <w:pStyle w:val="pagebreak"/>
        <w:spacing w:after="120"/>
        <w:rPr>
          <w:del w:id="544" w:author="Eckhard Ortwein" w:date="2026-09-27T21:24:00Z" w16du:dateUtc="2026-09-27T19:24:00Z"/>
          <w:rFonts w:ascii="Calibri" w:hAnsi="Calibri" w:cs="Calibri"/>
          <w:color w:val="222233"/>
          <w:sz w:val="21"/>
          <w:szCs w:val="21"/>
          <w:lang w:val="en-US"/>
        </w:rPr>
      </w:pPr>
      <w:del w:id="545" w:author="Eckhard Ortwein" w:date="2026-09-27T21:24:00Z" w16du:dateUtc="2026-09-27T19:24:00Z">
        <w:r w:rsidRPr="0040708E">
          <w:rPr>
            <w:rFonts w:ascii="Calibri" w:hAnsi="Calibri" w:cs="Calibri"/>
            <w:color w:val="222233"/>
            <w:sz w:val="21"/>
            <w:szCs w:val="21"/>
            <w:lang w:val="en-US"/>
          </w:rPr>
          <w:delText> </w:delText>
        </w:r>
      </w:del>
    </w:p>
    <w:p w14:paraId="650E5C60" w14:textId="77777777" w:rsidR="00A31CFC" w:rsidRPr="0040708E" w:rsidRDefault="00A31CFC">
      <w:pPr>
        <w:pStyle w:val="kicker"/>
        <w:rPr>
          <w:del w:id="546" w:author="Eckhard Ortwein" w:date="2026-09-27T21:24:00Z" w16du:dateUtc="2026-09-27T19:24:00Z"/>
          <w:rFonts w:ascii="Calibri" w:hAnsi="Calibri" w:cs="Calibri"/>
          <w:lang w:val="en-US"/>
        </w:rPr>
      </w:pPr>
      <w:del w:id="547" w:author="Eckhard Ortwein" w:date="2026-09-27T21:24:00Z" w16du:dateUtc="2026-09-27T19:24:00Z">
        <w:r w:rsidRPr="0040708E">
          <w:rPr>
            <w:rFonts w:ascii="Calibri" w:hAnsi="Calibri" w:cs="Calibri"/>
            <w:lang w:val="en-US"/>
          </w:rPr>
          <w:delText>Annex 4 to the Reseller Agreement</w:delText>
        </w:r>
      </w:del>
    </w:p>
    <w:p w14:paraId="72FAB274" w14:textId="77777777" w:rsidR="00A31CFC" w:rsidRPr="0040708E" w:rsidRDefault="00A31CFC">
      <w:pPr>
        <w:pStyle w:val="berschrift1"/>
        <w:rPr>
          <w:del w:id="548" w:author="Eckhard Ortwein" w:date="2026-09-27T21:24:00Z" w16du:dateUtc="2026-09-27T19:24:00Z"/>
          <w:rFonts w:eastAsia="Times New Roman"/>
          <w:lang w:val="en-US"/>
        </w:rPr>
      </w:pPr>
      <w:bookmarkStart w:id="549" w:name="_Toc240374340"/>
      <w:del w:id="550" w:author="Eckhard Ortwein" w:date="2026-09-27T21:24:00Z" w16du:dateUtc="2026-09-27T19:24:00Z">
        <w:r w:rsidRPr="0040708E">
          <w:rPr>
            <w:rFonts w:eastAsia="Times New Roman"/>
            <w:lang w:val="en-US"/>
          </w:rPr>
          <w:delText>Permitted Affiliates</w:delText>
        </w:r>
        <w:bookmarkEnd w:id="549"/>
      </w:del>
    </w:p>
    <w:p w14:paraId="169CF558" w14:textId="77777777" w:rsidR="00A31CFC" w:rsidRPr="0040708E" w:rsidRDefault="00A31CFC">
      <w:pPr>
        <w:pStyle w:val="meta"/>
        <w:rPr>
          <w:del w:id="551" w:author="Eckhard Ortwein" w:date="2026-09-27T21:24:00Z" w16du:dateUtc="2026-09-27T19:24:00Z"/>
          <w:rFonts w:ascii="Calibri" w:hAnsi="Calibri" w:cs="Calibri"/>
          <w:lang w:val="en-US"/>
        </w:rPr>
      </w:pPr>
      <w:del w:id="552" w:author="Eckhard Ortwein" w:date="2026-09-27T21:24:00Z" w16du:dateUtc="2026-09-27T19:24:00Z">
        <w:r w:rsidRPr="0040708E">
          <w:rPr>
            <w:rFonts w:ascii="Calibri" w:hAnsi="Calibri" w:cs="Calibri"/>
            <w:lang w:val="en-US"/>
          </w:rPr>
          <w:delText>Founders1 GmbH — STP Business Information GmbH · Draft, 14 September 2026</w:delText>
        </w:r>
      </w:del>
    </w:p>
    <w:p w14:paraId="1E7CE559" w14:textId="77777777" w:rsidR="00A31CFC" w:rsidRPr="0040708E" w:rsidRDefault="00A31CFC">
      <w:pPr>
        <w:pStyle w:val="berschrift2"/>
        <w:rPr>
          <w:del w:id="553" w:author="Eckhard Ortwein" w:date="2026-09-27T21:24:00Z" w16du:dateUtc="2026-09-27T19:24:00Z"/>
          <w:rFonts w:eastAsia="Times New Roman"/>
          <w:lang w:val="en-US"/>
        </w:rPr>
      </w:pPr>
      <w:bookmarkStart w:id="554" w:name="_Toc240374341"/>
      <w:del w:id="555" w:author="Eckhard Ortwein" w:date="2026-09-27T21:24:00Z" w16du:dateUtc="2026-09-27T19:24:00Z">
        <w:r w:rsidRPr="0040708E">
          <w:rPr>
            <w:rFonts w:eastAsia="Times New Roman"/>
            <w:lang w:val="en-US"/>
          </w:rPr>
          <w:delText>4.1 Admitted affiliates</w:delText>
        </w:r>
        <w:bookmarkEnd w:id="554"/>
      </w:del>
    </w:p>
    <w:p w14:paraId="38773989" w14:textId="77777777" w:rsidR="00A31CFC" w:rsidRPr="0040708E" w:rsidRDefault="00A31CFC">
      <w:pPr>
        <w:pStyle w:val="StandardWeb"/>
        <w:rPr>
          <w:del w:id="556" w:author="Eckhard Ortwein" w:date="2026-09-27T21:24:00Z" w16du:dateUtc="2026-09-27T19:24:00Z"/>
          <w:rFonts w:ascii="Calibri" w:hAnsi="Calibri" w:cs="Calibri"/>
          <w:color w:val="222233"/>
          <w:sz w:val="21"/>
          <w:szCs w:val="21"/>
          <w:lang w:val="en-US"/>
        </w:rPr>
      </w:pPr>
      <w:del w:id="557" w:author="Eckhard Ortwein" w:date="2026-09-27T21:24:00Z" w16du:dateUtc="2026-09-27T19:24:00Z">
        <w:r w:rsidRPr="0040708E">
          <w:rPr>
            <w:rFonts w:ascii="Calibri" w:hAnsi="Calibri" w:cs="Calibri"/>
            <w:color w:val="222233"/>
            <w:sz w:val="21"/>
            <w:szCs w:val="21"/>
            <w:lang w:val="en-US"/>
          </w:rPr>
          <w:delText>The following members of the Septeo Group are admitted as Permitted Affiliates under clause 4 and may exercise the rights under clauses 3.1 to 3.5. STP remains the sole contracting and billing party for all of them.</w:delText>
        </w:r>
      </w:del>
    </w:p>
    <w:tbl>
      <w:tblPr>
        <w:tblW w:w="5000" w:type="pct"/>
        <w:tblCellMar>
          <w:top w:w="15" w:type="dxa"/>
          <w:left w:w="15" w:type="dxa"/>
          <w:bottom w:w="15" w:type="dxa"/>
          <w:right w:w="15" w:type="dxa"/>
        </w:tblCellMar>
        <w:tblLook w:val="04A0" w:firstRow="1" w:lastRow="0" w:firstColumn="1" w:lastColumn="0" w:noHBand="0" w:noVBand="1"/>
      </w:tblPr>
      <w:tblGrid>
        <w:gridCol w:w="1341"/>
        <w:gridCol w:w="2691"/>
        <w:gridCol w:w="3085"/>
        <w:gridCol w:w="2295"/>
      </w:tblGrid>
      <w:tr w:rsidR="008028B7" w14:paraId="6BD4F93B" w14:textId="77777777">
        <w:trPr>
          <w:tblHeader/>
          <w:del w:id="558" w:author="Eckhard Ortwein" w:date="2026-09-27T21:24:00Z" w16du:dateUtc="2026-09-27T19:24:00Z"/>
        </w:trPr>
        <w:tc>
          <w:tcPr>
            <w:tcW w:w="0" w:type="auto"/>
            <w:shd w:val="clear" w:color="auto" w:fill="1A2340"/>
            <w:tcMar>
              <w:top w:w="80" w:type="dxa"/>
              <w:left w:w="120" w:type="dxa"/>
              <w:bottom w:w="80" w:type="dxa"/>
              <w:right w:w="120" w:type="dxa"/>
            </w:tcMar>
            <w:vAlign w:val="center"/>
            <w:hideMark/>
          </w:tcPr>
          <w:p w14:paraId="50E70B12" w14:textId="77777777" w:rsidR="00A31CFC" w:rsidRDefault="00A31CFC">
            <w:pPr>
              <w:spacing w:before="120" w:after="200"/>
              <w:rPr>
                <w:del w:id="559" w:author="Eckhard Ortwein" w:date="2026-09-27T21:24:00Z" w16du:dateUtc="2026-09-27T19:24:00Z"/>
                <w:rFonts w:ascii="Calibri" w:eastAsia="Times New Roman" w:hAnsi="Calibri" w:cs="Calibri"/>
                <w:b/>
                <w:bCs/>
                <w:color w:val="FFFFFF"/>
                <w:sz w:val="16"/>
                <w:szCs w:val="16"/>
              </w:rPr>
            </w:pPr>
            <w:del w:id="560" w:author="Eckhard Ortwein" w:date="2026-09-27T21:24:00Z" w16du:dateUtc="2026-09-27T19:24:00Z">
              <w:r>
                <w:rPr>
                  <w:rFonts w:ascii="Calibri" w:eastAsia="Times New Roman" w:hAnsi="Calibri" w:cs="Calibri"/>
                  <w:b/>
                  <w:bCs/>
                  <w:color w:val="FFFFFF"/>
                  <w:sz w:val="16"/>
                  <w:szCs w:val="16"/>
                </w:rPr>
                <w:delText>Entity</w:delText>
              </w:r>
            </w:del>
          </w:p>
        </w:tc>
        <w:tc>
          <w:tcPr>
            <w:tcW w:w="0" w:type="auto"/>
            <w:shd w:val="clear" w:color="auto" w:fill="1A2340"/>
            <w:tcMar>
              <w:top w:w="80" w:type="dxa"/>
              <w:left w:w="120" w:type="dxa"/>
              <w:bottom w:w="80" w:type="dxa"/>
              <w:right w:w="120" w:type="dxa"/>
            </w:tcMar>
            <w:vAlign w:val="center"/>
            <w:hideMark/>
          </w:tcPr>
          <w:p w14:paraId="4AA08442" w14:textId="77777777" w:rsidR="00A31CFC" w:rsidRDefault="00A31CFC">
            <w:pPr>
              <w:spacing w:before="120" w:after="200"/>
              <w:rPr>
                <w:del w:id="561" w:author="Eckhard Ortwein" w:date="2026-09-27T21:24:00Z" w16du:dateUtc="2026-09-27T19:24:00Z"/>
                <w:rFonts w:ascii="Calibri" w:eastAsia="Times New Roman" w:hAnsi="Calibri" w:cs="Calibri"/>
                <w:b/>
                <w:bCs/>
                <w:color w:val="FFFFFF"/>
                <w:sz w:val="16"/>
                <w:szCs w:val="16"/>
              </w:rPr>
            </w:pPr>
            <w:del w:id="562" w:author="Eckhard Ortwein" w:date="2026-09-27T21:24:00Z" w16du:dateUtc="2026-09-27T19:24:00Z">
              <w:r>
                <w:rPr>
                  <w:rFonts w:ascii="Calibri" w:eastAsia="Times New Roman" w:hAnsi="Calibri" w:cs="Calibri"/>
                  <w:b/>
                  <w:bCs/>
                  <w:color w:val="FFFFFF"/>
                  <w:sz w:val="16"/>
                  <w:szCs w:val="16"/>
                </w:rPr>
                <w:delText>Registered seat</w:delText>
              </w:r>
            </w:del>
          </w:p>
        </w:tc>
        <w:tc>
          <w:tcPr>
            <w:tcW w:w="0" w:type="auto"/>
            <w:shd w:val="clear" w:color="auto" w:fill="1A2340"/>
            <w:tcMar>
              <w:top w:w="80" w:type="dxa"/>
              <w:left w:w="120" w:type="dxa"/>
              <w:bottom w:w="80" w:type="dxa"/>
              <w:right w:w="120" w:type="dxa"/>
            </w:tcMar>
            <w:vAlign w:val="center"/>
            <w:hideMark/>
          </w:tcPr>
          <w:p w14:paraId="0AFEC633" w14:textId="77777777" w:rsidR="00A31CFC" w:rsidRDefault="00A31CFC">
            <w:pPr>
              <w:spacing w:before="120" w:after="200"/>
              <w:rPr>
                <w:del w:id="563" w:author="Eckhard Ortwein" w:date="2026-09-27T21:24:00Z" w16du:dateUtc="2026-09-27T19:24:00Z"/>
                <w:rFonts w:ascii="Calibri" w:eastAsia="Times New Roman" w:hAnsi="Calibri" w:cs="Calibri"/>
                <w:b/>
                <w:bCs/>
                <w:color w:val="FFFFFF"/>
                <w:sz w:val="16"/>
                <w:szCs w:val="16"/>
              </w:rPr>
            </w:pPr>
            <w:del w:id="564" w:author="Eckhard Ortwein" w:date="2026-09-27T21:24:00Z" w16du:dateUtc="2026-09-27T19:24:00Z">
              <w:r>
                <w:rPr>
                  <w:rFonts w:ascii="Calibri" w:eastAsia="Times New Roman" w:hAnsi="Calibri" w:cs="Calibri"/>
                  <w:b/>
                  <w:bCs/>
                  <w:color w:val="FFFFFF"/>
                  <w:sz w:val="16"/>
                  <w:szCs w:val="16"/>
                </w:rPr>
                <w:delText>Register / number</w:delText>
              </w:r>
            </w:del>
          </w:p>
        </w:tc>
        <w:tc>
          <w:tcPr>
            <w:tcW w:w="0" w:type="auto"/>
            <w:shd w:val="clear" w:color="auto" w:fill="1A2340"/>
            <w:tcMar>
              <w:top w:w="80" w:type="dxa"/>
              <w:left w:w="120" w:type="dxa"/>
              <w:bottom w:w="80" w:type="dxa"/>
              <w:right w:w="120" w:type="dxa"/>
            </w:tcMar>
            <w:vAlign w:val="center"/>
            <w:hideMark/>
          </w:tcPr>
          <w:p w14:paraId="6B064D6B" w14:textId="77777777" w:rsidR="00A31CFC" w:rsidRDefault="00A31CFC">
            <w:pPr>
              <w:spacing w:before="120" w:after="200"/>
              <w:rPr>
                <w:del w:id="565" w:author="Eckhard Ortwein" w:date="2026-09-27T21:24:00Z" w16du:dateUtc="2026-09-27T19:24:00Z"/>
                <w:rFonts w:ascii="Calibri" w:eastAsia="Times New Roman" w:hAnsi="Calibri" w:cs="Calibri"/>
                <w:b/>
                <w:bCs/>
                <w:color w:val="FFFFFF"/>
                <w:sz w:val="16"/>
                <w:szCs w:val="16"/>
              </w:rPr>
            </w:pPr>
            <w:del w:id="566" w:author="Eckhard Ortwein" w:date="2026-09-27T21:24:00Z" w16du:dateUtc="2026-09-27T19:24:00Z">
              <w:r>
                <w:rPr>
                  <w:rFonts w:ascii="Calibri" w:eastAsia="Times New Roman" w:hAnsi="Calibri" w:cs="Calibri"/>
                  <w:b/>
                  <w:bCs/>
                  <w:color w:val="FFFFFF"/>
                  <w:sz w:val="16"/>
                  <w:szCs w:val="16"/>
                </w:rPr>
                <w:delText>Admitted on</w:delText>
              </w:r>
            </w:del>
          </w:p>
        </w:tc>
      </w:tr>
      <w:tr w:rsidR="008028B7" w14:paraId="05C92536" w14:textId="77777777">
        <w:trPr>
          <w:del w:id="567" w:author="Eckhard Ortwein" w:date="2026-09-27T21:24:00Z" w16du:dateUtc="2026-09-27T19:24:00Z"/>
        </w:trPr>
        <w:tc>
          <w:tcPr>
            <w:tcW w:w="0" w:type="auto"/>
            <w:tcBorders>
              <w:bottom w:val="single" w:sz="4" w:space="0" w:color="E5E7EB"/>
            </w:tcBorders>
            <w:tcMar>
              <w:top w:w="80" w:type="dxa"/>
              <w:left w:w="120" w:type="dxa"/>
              <w:bottom w:w="80" w:type="dxa"/>
              <w:right w:w="120" w:type="dxa"/>
            </w:tcMar>
            <w:hideMark/>
          </w:tcPr>
          <w:p w14:paraId="646A33E8" w14:textId="77777777" w:rsidR="00A31CFC" w:rsidRDefault="00A31CFC">
            <w:pPr>
              <w:spacing w:before="120" w:after="200"/>
              <w:rPr>
                <w:del w:id="568" w:author="Eckhard Ortwein" w:date="2026-09-27T21:24:00Z" w16du:dateUtc="2026-09-27T19:24:00Z"/>
                <w:rFonts w:ascii="Calibri" w:eastAsia="Times New Roman" w:hAnsi="Calibri" w:cs="Calibri"/>
                <w:color w:val="222233"/>
                <w:sz w:val="19"/>
                <w:szCs w:val="19"/>
              </w:rPr>
            </w:pPr>
            <w:del w:id="569"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595645A3" w14:textId="77777777" w:rsidR="00A31CFC" w:rsidRDefault="00A31CFC">
            <w:pPr>
              <w:spacing w:before="120" w:after="200"/>
              <w:rPr>
                <w:del w:id="570" w:author="Eckhard Ortwein" w:date="2026-09-27T21:24:00Z" w16du:dateUtc="2026-09-27T19:24:00Z"/>
                <w:rFonts w:ascii="Calibri" w:eastAsia="Times New Roman" w:hAnsi="Calibri" w:cs="Calibri"/>
                <w:color w:val="222233"/>
                <w:sz w:val="19"/>
                <w:szCs w:val="19"/>
              </w:rPr>
            </w:pPr>
            <w:del w:id="571"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5DBA6FCE" w14:textId="77777777" w:rsidR="00A31CFC" w:rsidRDefault="00A31CFC">
            <w:pPr>
              <w:spacing w:before="120" w:after="200"/>
              <w:rPr>
                <w:del w:id="572" w:author="Eckhard Ortwein" w:date="2026-09-27T21:24:00Z" w16du:dateUtc="2026-09-27T19:24:00Z"/>
                <w:rFonts w:ascii="Calibri" w:eastAsia="Times New Roman" w:hAnsi="Calibri" w:cs="Calibri"/>
                <w:color w:val="222233"/>
                <w:sz w:val="19"/>
                <w:szCs w:val="19"/>
              </w:rPr>
            </w:pPr>
            <w:del w:id="573"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546019C3" w14:textId="77777777" w:rsidR="00A31CFC" w:rsidRDefault="00A31CFC">
            <w:pPr>
              <w:spacing w:before="120" w:after="200"/>
              <w:rPr>
                <w:del w:id="574" w:author="Eckhard Ortwein" w:date="2026-09-27T21:24:00Z" w16du:dateUtc="2026-09-27T19:24:00Z"/>
                <w:rFonts w:ascii="Calibri" w:eastAsia="Times New Roman" w:hAnsi="Calibri" w:cs="Calibri"/>
                <w:color w:val="222233"/>
                <w:sz w:val="19"/>
                <w:szCs w:val="19"/>
              </w:rPr>
            </w:pPr>
            <w:del w:id="575" w:author="Eckhard Ortwein" w:date="2026-09-27T21:24:00Z" w16du:dateUtc="2026-09-27T19:24:00Z">
              <w:r>
                <w:rPr>
                  <w:rFonts w:ascii="Calibri" w:eastAsia="Times New Roman" w:hAnsi="Calibri" w:cs="Calibri"/>
                  <w:color w:val="222233"/>
                  <w:sz w:val="19"/>
                  <w:szCs w:val="19"/>
                </w:rPr>
                <w:delText>—</w:delText>
              </w:r>
            </w:del>
          </w:p>
        </w:tc>
      </w:tr>
      <w:tr w:rsidR="008028B7" w14:paraId="42CED92E" w14:textId="77777777">
        <w:trPr>
          <w:del w:id="576" w:author="Eckhard Ortwein" w:date="2026-09-27T21:24:00Z" w16du:dateUtc="2026-09-27T19:24:00Z"/>
        </w:trPr>
        <w:tc>
          <w:tcPr>
            <w:tcW w:w="0" w:type="auto"/>
            <w:tcBorders>
              <w:bottom w:val="single" w:sz="4" w:space="0" w:color="E5E7EB"/>
            </w:tcBorders>
            <w:tcMar>
              <w:top w:w="80" w:type="dxa"/>
              <w:left w:w="120" w:type="dxa"/>
              <w:bottom w:w="80" w:type="dxa"/>
              <w:right w:w="120" w:type="dxa"/>
            </w:tcMar>
            <w:hideMark/>
          </w:tcPr>
          <w:p w14:paraId="10A53427" w14:textId="77777777" w:rsidR="00A31CFC" w:rsidRDefault="00A31CFC">
            <w:pPr>
              <w:spacing w:before="120" w:after="200"/>
              <w:rPr>
                <w:del w:id="577" w:author="Eckhard Ortwein" w:date="2026-09-27T21:24:00Z" w16du:dateUtc="2026-09-27T19:24:00Z"/>
                <w:rFonts w:ascii="Calibri" w:eastAsia="Times New Roman" w:hAnsi="Calibri" w:cs="Calibri"/>
                <w:color w:val="222233"/>
                <w:sz w:val="19"/>
                <w:szCs w:val="19"/>
              </w:rPr>
            </w:pPr>
            <w:del w:id="578"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2CCE841A" w14:textId="77777777" w:rsidR="00A31CFC" w:rsidRDefault="00A31CFC">
            <w:pPr>
              <w:spacing w:before="120" w:after="200"/>
              <w:rPr>
                <w:del w:id="579" w:author="Eckhard Ortwein" w:date="2026-09-27T21:24:00Z" w16du:dateUtc="2026-09-27T19:24:00Z"/>
                <w:rFonts w:ascii="Calibri" w:eastAsia="Times New Roman" w:hAnsi="Calibri" w:cs="Calibri"/>
                <w:color w:val="222233"/>
                <w:sz w:val="19"/>
                <w:szCs w:val="19"/>
              </w:rPr>
            </w:pPr>
            <w:del w:id="580"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09AE9B50" w14:textId="77777777" w:rsidR="00A31CFC" w:rsidRDefault="00A31CFC">
            <w:pPr>
              <w:spacing w:before="120" w:after="200"/>
              <w:rPr>
                <w:del w:id="581" w:author="Eckhard Ortwein" w:date="2026-09-27T21:24:00Z" w16du:dateUtc="2026-09-27T19:24:00Z"/>
                <w:rFonts w:ascii="Calibri" w:eastAsia="Times New Roman" w:hAnsi="Calibri" w:cs="Calibri"/>
                <w:color w:val="222233"/>
                <w:sz w:val="19"/>
                <w:szCs w:val="19"/>
              </w:rPr>
            </w:pPr>
            <w:del w:id="582"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0A88F294" w14:textId="77777777" w:rsidR="00A31CFC" w:rsidRDefault="00A31CFC">
            <w:pPr>
              <w:spacing w:before="120" w:after="200"/>
              <w:rPr>
                <w:del w:id="583" w:author="Eckhard Ortwein" w:date="2026-09-27T21:24:00Z" w16du:dateUtc="2026-09-27T19:24:00Z"/>
                <w:rFonts w:ascii="Calibri" w:eastAsia="Times New Roman" w:hAnsi="Calibri" w:cs="Calibri"/>
                <w:color w:val="222233"/>
                <w:sz w:val="19"/>
                <w:szCs w:val="19"/>
              </w:rPr>
            </w:pPr>
            <w:del w:id="584" w:author="Eckhard Ortwein" w:date="2026-09-27T21:24:00Z" w16du:dateUtc="2026-09-27T19:24:00Z">
              <w:r>
                <w:rPr>
                  <w:rFonts w:ascii="Calibri" w:eastAsia="Times New Roman" w:hAnsi="Calibri" w:cs="Calibri"/>
                  <w:color w:val="222233"/>
                  <w:sz w:val="19"/>
                  <w:szCs w:val="19"/>
                </w:rPr>
                <w:delText>—</w:delText>
              </w:r>
            </w:del>
          </w:p>
        </w:tc>
      </w:tr>
      <w:tr w:rsidR="008028B7" w14:paraId="108601BF" w14:textId="77777777">
        <w:trPr>
          <w:del w:id="585" w:author="Eckhard Ortwein" w:date="2026-09-27T21:24:00Z" w16du:dateUtc="2026-09-27T19:24:00Z"/>
        </w:trPr>
        <w:tc>
          <w:tcPr>
            <w:tcW w:w="0" w:type="auto"/>
            <w:tcBorders>
              <w:bottom w:val="single" w:sz="4" w:space="0" w:color="E5E7EB"/>
            </w:tcBorders>
            <w:tcMar>
              <w:top w:w="80" w:type="dxa"/>
              <w:left w:w="120" w:type="dxa"/>
              <w:bottom w:w="80" w:type="dxa"/>
              <w:right w:w="120" w:type="dxa"/>
            </w:tcMar>
            <w:hideMark/>
          </w:tcPr>
          <w:p w14:paraId="146E8325" w14:textId="77777777" w:rsidR="00A31CFC" w:rsidRDefault="00A31CFC">
            <w:pPr>
              <w:spacing w:before="120" w:after="200"/>
              <w:rPr>
                <w:del w:id="586" w:author="Eckhard Ortwein" w:date="2026-09-27T21:24:00Z" w16du:dateUtc="2026-09-27T19:24:00Z"/>
                <w:rFonts w:ascii="Calibri" w:eastAsia="Times New Roman" w:hAnsi="Calibri" w:cs="Calibri"/>
                <w:color w:val="222233"/>
                <w:sz w:val="19"/>
                <w:szCs w:val="19"/>
              </w:rPr>
            </w:pPr>
            <w:del w:id="587"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6EA9D637" w14:textId="77777777" w:rsidR="00A31CFC" w:rsidRDefault="00A31CFC">
            <w:pPr>
              <w:spacing w:before="120" w:after="200"/>
              <w:rPr>
                <w:del w:id="588" w:author="Eckhard Ortwein" w:date="2026-09-27T21:24:00Z" w16du:dateUtc="2026-09-27T19:24:00Z"/>
                <w:rFonts w:ascii="Calibri" w:eastAsia="Times New Roman" w:hAnsi="Calibri" w:cs="Calibri"/>
                <w:color w:val="222233"/>
                <w:sz w:val="19"/>
                <w:szCs w:val="19"/>
              </w:rPr>
            </w:pPr>
            <w:del w:id="589"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048BE988" w14:textId="77777777" w:rsidR="00A31CFC" w:rsidRDefault="00A31CFC">
            <w:pPr>
              <w:spacing w:before="120" w:after="200"/>
              <w:rPr>
                <w:del w:id="590" w:author="Eckhard Ortwein" w:date="2026-09-27T21:24:00Z" w16du:dateUtc="2026-09-27T19:24:00Z"/>
                <w:rFonts w:ascii="Calibri" w:eastAsia="Times New Roman" w:hAnsi="Calibri" w:cs="Calibri"/>
                <w:color w:val="222233"/>
                <w:sz w:val="19"/>
                <w:szCs w:val="19"/>
              </w:rPr>
            </w:pPr>
            <w:del w:id="591" w:author="Eckhard Ortwein" w:date="2026-09-27T21:24:00Z" w16du:dateUtc="2026-09-27T19:24:00Z">
              <w:r>
                <w:rPr>
                  <w:rFonts w:ascii="Calibri" w:eastAsia="Times New Roman" w:hAnsi="Calibri" w:cs="Calibri"/>
                  <w:color w:val="222233"/>
                  <w:sz w:val="19"/>
                  <w:szCs w:val="19"/>
                </w:rPr>
                <w:delText>—</w:delText>
              </w:r>
            </w:del>
          </w:p>
        </w:tc>
        <w:tc>
          <w:tcPr>
            <w:tcW w:w="0" w:type="auto"/>
            <w:tcBorders>
              <w:bottom w:val="single" w:sz="4" w:space="0" w:color="E5E7EB"/>
            </w:tcBorders>
            <w:tcMar>
              <w:top w:w="80" w:type="dxa"/>
              <w:left w:w="120" w:type="dxa"/>
              <w:bottom w:w="80" w:type="dxa"/>
              <w:right w:w="120" w:type="dxa"/>
            </w:tcMar>
            <w:hideMark/>
          </w:tcPr>
          <w:p w14:paraId="068AA91A" w14:textId="77777777" w:rsidR="00A31CFC" w:rsidRDefault="00A31CFC">
            <w:pPr>
              <w:spacing w:before="120" w:after="200"/>
              <w:rPr>
                <w:del w:id="592" w:author="Eckhard Ortwein" w:date="2026-09-27T21:24:00Z" w16du:dateUtc="2026-09-27T19:24:00Z"/>
                <w:rFonts w:ascii="Calibri" w:eastAsia="Times New Roman" w:hAnsi="Calibri" w:cs="Calibri"/>
                <w:color w:val="222233"/>
                <w:sz w:val="19"/>
                <w:szCs w:val="19"/>
              </w:rPr>
            </w:pPr>
            <w:del w:id="593" w:author="Eckhard Ortwein" w:date="2026-09-27T21:24:00Z" w16du:dateUtc="2026-09-27T19:24:00Z">
              <w:r>
                <w:rPr>
                  <w:rFonts w:ascii="Calibri" w:eastAsia="Times New Roman" w:hAnsi="Calibri" w:cs="Calibri"/>
                  <w:color w:val="222233"/>
                  <w:sz w:val="19"/>
                  <w:szCs w:val="19"/>
                </w:rPr>
                <w:delText>—</w:delText>
              </w:r>
            </w:del>
          </w:p>
        </w:tc>
      </w:tr>
    </w:tbl>
    <w:p w14:paraId="7FFDB1CF" w14:textId="77777777" w:rsidR="00A31CFC" w:rsidRPr="0040708E" w:rsidRDefault="00A31CFC">
      <w:pPr>
        <w:pStyle w:val="StandardWeb"/>
        <w:rPr>
          <w:del w:id="594" w:author="Eckhard Ortwein" w:date="2026-09-27T21:24:00Z" w16du:dateUtc="2026-09-27T19:24:00Z"/>
          <w:rFonts w:ascii="Calibri" w:hAnsi="Calibri" w:cs="Calibri"/>
          <w:color w:val="222233"/>
          <w:sz w:val="21"/>
          <w:szCs w:val="21"/>
          <w:lang w:val="en-US"/>
        </w:rPr>
      </w:pPr>
      <w:del w:id="595" w:author="Eckhard Ortwein" w:date="2026-09-27T21:24:00Z" w16du:dateUtc="2026-09-27T19:24:00Z">
        <w:r w:rsidRPr="0040708E">
          <w:rPr>
            <w:rFonts w:ascii="Calibri" w:hAnsi="Calibri" w:cs="Calibri"/>
            <w:color w:val="222233"/>
            <w:sz w:val="21"/>
            <w:szCs w:val="21"/>
            <w:lang w:val="en-US"/>
          </w:rPr>
          <w:delText>This Annex is empty at signature. Admission follows clause 4.1: STP notifies the affiliate in text form, and it is admitted upon confirmation by Founders1. An admission updates this Annex without requiring an amendment to the Agreement.</w:delText>
        </w:r>
      </w:del>
    </w:p>
    <w:p w14:paraId="429B3F98" w14:textId="77777777" w:rsidR="00A31CFC" w:rsidRPr="0040708E" w:rsidRDefault="00A31CFC">
      <w:pPr>
        <w:pStyle w:val="berschrift2"/>
        <w:rPr>
          <w:del w:id="596" w:author="Eckhard Ortwein" w:date="2026-09-27T21:24:00Z" w16du:dateUtc="2026-09-27T19:24:00Z"/>
          <w:rFonts w:eastAsia="Times New Roman"/>
          <w:lang w:val="en-US"/>
        </w:rPr>
      </w:pPr>
      <w:bookmarkStart w:id="597" w:name="_Toc240374342"/>
      <w:del w:id="598" w:author="Eckhard Ortwein" w:date="2026-09-27T21:24:00Z" w16du:dateUtc="2026-09-27T19:24:00Z">
        <w:r w:rsidRPr="0040708E">
          <w:rPr>
            <w:rFonts w:eastAsia="Times New Roman"/>
            <w:lang w:val="en-US"/>
          </w:rPr>
          <w:delText>4.2 Leaving the group</w:delText>
        </w:r>
        <w:bookmarkEnd w:id="597"/>
      </w:del>
    </w:p>
    <w:p w14:paraId="58E38B8D" w14:textId="77777777" w:rsidR="00A31CFC" w:rsidRPr="0040708E" w:rsidRDefault="00A31CFC">
      <w:pPr>
        <w:pStyle w:val="StandardWeb"/>
        <w:rPr>
          <w:del w:id="599" w:author="Eckhard Ortwein" w:date="2026-09-27T21:24:00Z" w16du:dateUtc="2026-09-27T19:24:00Z"/>
          <w:rFonts w:ascii="Calibri" w:hAnsi="Calibri" w:cs="Calibri"/>
          <w:color w:val="222233"/>
          <w:sz w:val="21"/>
          <w:szCs w:val="21"/>
          <w:lang w:val="en-US"/>
        </w:rPr>
      </w:pPr>
      <w:del w:id="600" w:author="Eckhard Ortwein" w:date="2026-09-27T21:24:00Z" w16du:dateUtc="2026-09-27T19:24:00Z">
        <w:r w:rsidRPr="0040708E">
          <w:rPr>
            <w:rFonts w:ascii="Calibri" w:hAnsi="Calibri" w:cs="Calibri"/>
            <w:color w:val="222233"/>
            <w:sz w:val="21"/>
            <w:szCs w:val="21"/>
            <w:lang w:val="en-US"/>
          </w:rPr>
          <w:delText>An entity that ceases to belong to the Septeo Group ceases to be a Permitted Affiliate at that point and is struck from this Annex. STP notifies Founders1 without undue delay. Rights already granted to End Clients under clause 3.5 for Documents already delivered remain unaffected.</w:delText>
        </w:r>
      </w:del>
    </w:p>
    <w:p w14:paraId="2C6D7831" w14:textId="77777777" w:rsidR="00A31CFC" w:rsidRPr="0040708E" w:rsidRDefault="00A31CFC">
      <w:pPr>
        <w:pStyle w:val="pagebreak"/>
        <w:spacing w:after="120"/>
        <w:rPr>
          <w:del w:id="601" w:author="Eckhard Ortwein" w:date="2026-09-27T21:24:00Z" w16du:dateUtc="2026-09-27T19:24:00Z"/>
          <w:rFonts w:ascii="Calibri" w:hAnsi="Calibri" w:cs="Calibri"/>
          <w:color w:val="222233"/>
          <w:sz w:val="21"/>
          <w:szCs w:val="21"/>
          <w:lang w:val="en-US"/>
        </w:rPr>
      </w:pPr>
      <w:del w:id="602" w:author="Eckhard Ortwein" w:date="2026-09-27T21:24:00Z" w16du:dateUtc="2026-09-27T19:24:00Z">
        <w:r w:rsidRPr="0040708E">
          <w:rPr>
            <w:rFonts w:ascii="Calibri" w:hAnsi="Calibri" w:cs="Calibri"/>
            <w:color w:val="222233"/>
            <w:sz w:val="21"/>
            <w:szCs w:val="21"/>
            <w:lang w:val="en-US"/>
          </w:rPr>
          <w:delText> </w:delText>
        </w:r>
      </w:del>
    </w:p>
    <w:p w14:paraId="7EA8ACB7" w14:textId="77777777" w:rsidR="00A31CFC" w:rsidRPr="0040708E" w:rsidRDefault="00A31CFC">
      <w:pPr>
        <w:pStyle w:val="kicker"/>
        <w:rPr>
          <w:del w:id="603" w:author="Eckhard Ortwein" w:date="2026-09-27T21:24:00Z" w16du:dateUtc="2026-09-27T19:24:00Z"/>
          <w:rFonts w:ascii="Calibri" w:hAnsi="Calibri" w:cs="Calibri"/>
          <w:lang w:val="en-US"/>
        </w:rPr>
      </w:pPr>
      <w:del w:id="604" w:author="Eckhard Ortwein" w:date="2026-09-27T21:24:00Z" w16du:dateUtc="2026-09-27T19:24:00Z">
        <w:r w:rsidRPr="0040708E">
          <w:rPr>
            <w:rFonts w:ascii="Calibri" w:hAnsi="Calibri" w:cs="Calibri"/>
            <w:lang w:val="en-US"/>
          </w:rPr>
          <w:delText>Annex 5 to the Reseller Agreement</w:delText>
        </w:r>
      </w:del>
    </w:p>
    <w:p w14:paraId="27F6DC2C" w14:textId="77777777" w:rsidR="00A31CFC" w:rsidRPr="0040708E" w:rsidRDefault="00A31CFC">
      <w:pPr>
        <w:pStyle w:val="berschrift1"/>
        <w:rPr>
          <w:del w:id="605" w:author="Eckhard Ortwein" w:date="2026-09-27T21:24:00Z" w16du:dateUtc="2026-09-27T19:24:00Z"/>
          <w:rFonts w:eastAsia="Times New Roman"/>
          <w:lang w:val="en-US"/>
        </w:rPr>
      </w:pPr>
      <w:bookmarkStart w:id="606" w:name="_Toc240374343"/>
      <w:del w:id="607" w:author="Eckhard Ortwein" w:date="2026-09-27T21:24:00Z" w16du:dateUtc="2026-09-27T19:24:00Z">
        <w:r w:rsidRPr="0040708E">
          <w:rPr>
            <w:rFonts w:eastAsia="Times New Roman"/>
            <w:lang w:val="en-US"/>
          </w:rPr>
          <w:delText>End-client terms to be passed through</w:delText>
        </w:r>
        <w:bookmarkEnd w:id="606"/>
      </w:del>
    </w:p>
    <w:p w14:paraId="446948D8" w14:textId="77777777" w:rsidR="00A31CFC" w:rsidRPr="0040708E" w:rsidRDefault="00A31CFC">
      <w:pPr>
        <w:pStyle w:val="meta"/>
        <w:rPr>
          <w:del w:id="608" w:author="Eckhard Ortwein" w:date="2026-09-27T21:24:00Z" w16du:dateUtc="2026-09-27T19:24:00Z"/>
          <w:rFonts w:ascii="Calibri" w:hAnsi="Calibri" w:cs="Calibri"/>
          <w:lang w:val="en-US"/>
        </w:rPr>
      </w:pPr>
      <w:del w:id="609" w:author="Eckhard Ortwein" w:date="2026-09-27T21:24:00Z" w16du:dateUtc="2026-09-27T19:24:00Z">
        <w:r w:rsidRPr="0040708E">
          <w:rPr>
            <w:rFonts w:ascii="Calibri" w:hAnsi="Calibri" w:cs="Calibri"/>
            <w:lang w:val="en-US"/>
          </w:rPr>
          <w:delText>Founders1 GmbH — STP Business Information GmbH · Draft, 14 September 2026</w:delText>
        </w:r>
      </w:del>
    </w:p>
    <w:p w14:paraId="161C5D8A" w14:textId="77777777" w:rsidR="00A31CFC" w:rsidRPr="0040708E" w:rsidRDefault="00A31CFC">
      <w:pPr>
        <w:pStyle w:val="berschrift2"/>
        <w:rPr>
          <w:del w:id="610" w:author="Eckhard Ortwein" w:date="2026-09-27T21:24:00Z" w16du:dateUtc="2026-09-27T19:24:00Z"/>
          <w:rFonts w:eastAsia="Times New Roman"/>
          <w:lang w:val="en-US"/>
        </w:rPr>
      </w:pPr>
      <w:bookmarkStart w:id="611" w:name="_Toc240374344"/>
      <w:del w:id="612" w:author="Eckhard Ortwein" w:date="2026-09-27T21:24:00Z" w16du:dateUtc="2026-09-27T19:24:00Z">
        <w:r w:rsidRPr="0040708E">
          <w:rPr>
            <w:rFonts w:eastAsia="Times New Roman"/>
            <w:lang w:val="en-US"/>
          </w:rPr>
          <w:delText>5.1 How this Annex works</w:delText>
        </w:r>
        <w:bookmarkEnd w:id="611"/>
      </w:del>
    </w:p>
    <w:p w14:paraId="593D2D28" w14:textId="77777777" w:rsidR="00A31CFC" w:rsidRPr="0040708E" w:rsidRDefault="00A31CFC">
      <w:pPr>
        <w:pStyle w:val="StandardWeb"/>
        <w:rPr>
          <w:del w:id="613" w:author="Eckhard Ortwein" w:date="2026-09-27T21:24:00Z" w16du:dateUtc="2026-09-27T19:24:00Z"/>
          <w:rFonts w:ascii="Calibri" w:hAnsi="Calibri" w:cs="Calibri"/>
          <w:color w:val="222233"/>
          <w:sz w:val="21"/>
          <w:szCs w:val="21"/>
          <w:lang w:val="en-US"/>
        </w:rPr>
      </w:pPr>
      <w:del w:id="614" w:author="Eckhard Ortwein" w:date="2026-09-27T21:24:00Z" w16du:dateUtc="2026-09-27T19:24:00Z">
        <w:r w:rsidRPr="0040708E">
          <w:rPr>
            <w:rFonts w:ascii="Calibri" w:hAnsi="Calibri" w:cs="Calibri"/>
            <w:color w:val="222233"/>
            <w:sz w:val="21"/>
            <w:szCs w:val="21"/>
            <w:lang w:val="en-US"/>
          </w:rPr>
          <w:delText xml:space="preserve">Under clause 9.1, STP ensures that its terms with each End Client include, </w:delText>
        </w:r>
        <w:r w:rsidRPr="0040708E">
          <w:rPr>
            <w:rStyle w:val="Fett"/>
            <w:rFonts w:ascii="Calibri" w:hAnsi="Calibri" w:cs="Calibri"/>
            <w:color w:val="222233"/>
            <w:sz w:val="21"/>
            <w:szCs w:val="21"/>
            <w:lang w:val="en-US"/>
          </w:rPr>
          <w:delText>in substance</w:delText>
        </w:r>
        <w:r w:rsidRPr="0040708E">
          <w:rPr>
            <w:rFonts w:ascii="Calibri" w:hAnsi="Calibri" w:cs="Calibri"/>
            <w:color w:val="222233"/>
            <w:sz w:val="21"/>
            <w:szCs w:val="21"/>
            <w:lang w:val="en-US"/>
          </w:rPr>
          <w:delText>, the terms below. STP chooses its own wording and may carry them in its general terms of business. It does not have to reproduce this Annex verbatim, name Founders1, or disclose the Agreement.</w:delText>
        </w:r>
      </w:del>
    </w:p>
    <w:p w14:paraId="1AFA2FF3" w14:textId="77777777" w:rsidR="00A31CFC" w:rsidRPr="0040708E" w:rsidRDefault="00A31CFC">
      <w:pPr>
        <w:pStyle w:val="StandardWeb"/>
        <w:rPr>
          <w:del w:id="615" w:author="Eckhard Ortwein" w:date="2026-09-27T21:24:00Z" w16du:dateUtc="2026-09-27T19:24:00Z"/>
          <w:rFonts w:ascii="Calibri" w:hAnsi="Calibri" w:cs="Calibri"/>
          <w:color w:val="222233"/>
          <w:sz w:val="21"/>
          <w:szCs w:val="21"/>
          <w:lang w:val="en-US"/>
        </w:rPr>
      </w:pPr>
      <w:del w:id="616" w:author="Eckhard Ortwein" w:date="2026-09-27T21:24:00Z" w16du:dateUtc="2026-09-27T19:24:00Z">
        <w:r w:rsidRPr="0040708E">
          <w:rPr>
            <w:rFonts w:ascii="Calibri" w:hAnsi="Calibri" w:cs="Calibri"/>
            <w:color w:val="222233"/>
            <w:sz w:val="21"/>
            <w:szCs w:val="21"/>
            <w:lang w:val="en-US"/>
          </w:rPr>
          <w:delText>This Annex obliges STP. It grants Founders1 no rights against an End Client and creates no contract between them. Where STP's existing terms already cover a point in substance, that point is satisfied.</w:delText>
        </w:r>
      </w:del>
    </w:p>
    <w:p w14:paraId="0B0E3DA5" w14:textId="77777777" w:rsidR="00A31CFC" w:rsidRPr="0040708E" w:rsidRDefault="00A31CFC">
      <w:pPr>
        <w:pStyle w:val="StandardWeb"/>
        <w:rPr>
          <w:del w:id="617" w:author="Eckhard Ortwein" w:date="2026-09-27T21:24:00Z" w16du:dateUtc="2026-09-27T19:24:00Z"/>
          <w:rFonts w:ascii="Calibri" w:hAnsi="Calibri" w:cs="Calibri"/>
          <w:color w:val="222233"/>
          <w:sz w:val="21"/>
          <w:szCs w:val="21"/>
          <w:lang w:val="en-US"/>
        </w:rPr>
      </w:pPr>
      <w:del w:id="618" w:author="Eckhard Ortwein" w:date="2026-09-27T21:24:00Z" w16du:dateUtc="2026-09-27T19:24:00Z">
        <w:r w:rsidRPr="0040708E">
          <w:rPr>
            <w:rFonts w:ascii="Calibri" w:hAnsi="Calibri" w:cs="Calibri"/>
            <w:color w:val="222233"/>
            <w:sz w:val="21"/>
            <w:szCs w:val="21"/>
            <w:lang w:val="en-US"/>
          </w:rPr>
          <w:delText>Where a Document carries a register-specific restriction notified with it under section 5.2 (e), that restriction prevails over anything more permissive in STP's own terms.</w:delText>
        </w:r>
      </w:del>
    </w:p>
    <w:p w14:paraId="3C5F978B" w14:textId="77777777" w:rsidR="00A31CFC" w:rsidRDefault="00A31CFC">
      <w:pPr>
        <w:pStyle w:val="berschrift2"/>
        <w:rPr>
          <w:del w:id="619" w:author="Eckhard Ortwein" w:date="2026-09-27T21:24:00Z" w16du:dateUtc="2026-09-27T19:24:00Z"/>
          <w:rFonts w:eastAsia="Times New Roman"/>
        </w:rPr>
      </w:pPr>
      <w:bookmarkStart w:id="620" w:name="_Toc240374345"/>
      <w:del w:id="621" w:author="Eckhard Ortwein" w:date="2026-09-27T21:24:00Z" w16du:dateUtc="2026-09-27T19:24:00Z">
        <w:r>
          <w:rPr>
            <w:rFonts w:eastAsia="Times New Roman"/>
          </w:rPr>
          <w:delText>5.2 The terms</w:delText>
        </w:r>
        <w:bookmarkEnd w:id="620"/>
      </w:del>
    </w:p>
    <w:p w14:paraId="3A45769B" w14:textId="77777777" w:rsidR="00A31CFC" w:rsidRPr="0040708E" w:rsidRDefault="00A31CFC">
      <w:pPr>
        <w:numPr>
          <w:ilvl w:val="0"/>
          <w:numId w:val="6"/>
        </w:numPr>
        <w:spacing w:after="80"/>
        <w:ind w:left="1080"/>
        <w:rPr>
          <w:del w:id="622" w:author="Eckhard Ortwein" w:date="2026-09-27T21:24:00Z" w16du:dateUtc="2026-09-27T19:24:00Z"/>
          <w:rFonts w:ascii="Calibri" w:eastAsia="Times New Roman" w:hAnsi="Calibri" w:cs="Calibri"/>
          <w:color w:val="222233"/>
          <w:sz w:val="21"/>
          <w:szCs w:val="21"/>
          <w:lang w:val="en-US"/>
        </w:rPr>
      </w:pPr>
      <w:del w:id="623" w:author="Eckhard Ortwein" w:date="2026-09-27T21:24:00Z" w16du:dateUtc="2026-09-27T19:24:00Z">
        <w:r w:rsidRPr="0040708E">
          <w:rPr>
            <w:rStyle w:val="Fett"/>
            <w:rFonts w:ascii="Calibri" w:eastAsia="Times New Roman" w:hAnsi="Calibri" w:cs="Calibri"/>
            <w:color w:val="222233"/>
            <w:sz w:val="21"/>
            <w:szCs w:val="21"/>
            <w:lang w:val="en-US"/>
          </w:rPr>
          <w:delText>(a) Purpose.</w:delText>
        </w:r>
        <w:r w:rsidRPr="0040708E">
          <w:rPr>
            <w:rFonts w:ascii="Calibri" w:eastAsia="Times New Roman" w:hAnsi="Calibri" w:cs="Calibri"/>
            <w:color w:val="222233"/>
            <w:sz w:val="21"/>
            <w:szCs w:val="21"/>
            <w:lang w:val="en-US"/>
          </w:rPr>
          <w:delText xml:space="preserve"> The End Client may use the documents and registry data delivered for it for its own know-your-customer and anti-money-laundering checks, client and supplier onboarding, advisory work, and its own record-keeping. This includes documents about the End Client's own customers, counterparties and suppliers, obtained to discharge the End Client's own obligations. It does not cover discharging another person's compliance obligations, or providing the documents to another person for that purpose.</w:delText>
        </w:r>
      </w:del>
    </w:p>
    <w:p w14:paraId="15E3DA40" w14:textId="77777777" w:rsidR="00A31CFC" w:rsidRPr="0040708E" w:rsidRDefault="00A31CFC">
      <w:pPr>
        <w:numPr>
          <w:ilvl w:val="0"/>
          <w:numId w:val="6"/>
        </w:numPr>
        <w:spacing w:after="80"/>
        <w:ind w:left="1080"/>
        <w:rPr>
          <w:del w:id="624" w:author="Eckhard Ortwein" w:date="2026-09-27T21:24:00Z" w16du:dateUtc="2026-09-27T19:24:00Z"/>
          <w:rFonts w:ascii="Calibri" w:eastAsia="Times New Roman" w:hAnsi="Calibri" w:cs="Calibri"/>
          <w:color w:val="222233"/>
          <w:sz w:val="21"/>
          <w:szCs w:val="21"/>
          <w:lang w:val="en-US"/>
        </w:rPr>
      </w:pPr>
      <w:del w:id="625" w:author="Eckhard Ortwein" w:date="2026-09-27T21:24:00Z" w16du:dateUtc="2026-09-27T19:24:00Z">
        <w:r w:rsidRPr="0040708E">
          <w:rPr>
            <w:rStyle w:val="Fett"/>
            <w:rFonts w:ascii="Calibri" w:eastAsia="Times New Roman" w:hAnsi="Calibri" w:cs="Calibri"/>
            <w:color w:val="222233"/>
            <w:sz w:val="21"/>
            <w:szCs w:val="21"/>
            <w:lang w:val="en-US"/>
          </w:rPr>
          <w:delText>(b) Retention.</w:delText>
        </w:r>
        <w:r w:rsidRPr="0040708E">
          <w:rPr>
            <w:rFonts w:ascii="Calibri" w:eastAsia="Times New Roman" w:hAnsi="Calibri" w:cs="Calibri"/>
            <w:color w:val="222233"/>
            <w:sz w:val="21"/>
            <w:szCs w:val="21"/>
            <w:lang w:val="en-US"/>
          </w:rPr>
          <w:delText xml:space="preserve"> The End Client may retain what was delivered for it for as long as its own statutory retention obligation requires, including after its contract with STP ends and after the Agreement between STP and Founders1 ends. Beyond that period, and for any use outside the purpose in (a), the rights follow what Founders1 holds in the underlying content; the applicable scope is stated with each Document.</w:delText>
        </w:r>
      </w:del>
    </w:p>
    <w:p w14:paraId="613876BB" w14:textId="77777777" w:rsidR="00A31CFC" w:rsidRPr="0040708E" w:rsidRDefault="00A31CFC">
      <w:pPr>
        <w:numPr>
          <w:ilvl w:val="0"/>
          <w:numId w:val="6"/>
        </w:numPr>
        <w:spacing w:after="80"/>
        <w:ind w:left="1080"/>
        <w:rPr>
          <w:del w:id="626" w:author="Eckhard Ortwein" w:date="2026-09-27T21:24:00Z" w16du:dateUtc="2026-09-27T19:24:00Z"/>
          <w:rFonts w:ascii="Calibri" w:eastAsia="Times New Roman" w:hAnsi="Calibri" w:cs="Calibri"/>
          <w:color w:val="222233"/>
          <w:sz w:val="21"/>
          <w:szCs w:val="21"/>
          <w:lang w:val="en-US"/>
        </w:rPr>
      </w:pPr>
      <w:del w:id="627" w:author="Eckhard Ortwein" w:date="2026-09-27T21:24:00Z" w16du:dateUtc="2026-09-27T19:24:00Z">
        <w:r w:rsidRPr="0040708E">
          <w:rPr>
            <w:rStyle w:val="Fett"/>
            <w:rFonts w:ascii="Calibri" w:eastAsia="Times New Roman" w:hAnsi="Calibri" w:cs="Calibri"/>
            <w:color w:val="222233"/>
            <w:sz w:val="21"/>
            <w:szCs w:val="21"/>
            <w:lang w:val="en-US"/>
          </w:rPr>
          <w:delText>(c) No redistribution.</w:delText>
        </w:r>
        <w:r w:rsidRPr="0040708E">
          <w:rPr>
            <w:rFonts w:ascii="Calibri" w:eastAsia="Times New Roman" w:hAnsi="Calibri" w:cs="Calibri"/>
            <w:color w:val="222233"/>
            <w:sz w:val="21"/>
            <w:szCs w:val="21"/>
            <w:lang w:val="en-US"/>
          </w:rPr>
          <w:delText xml:space="preserve"> The documents are for the End Client's own file. The End Client does not pass them on to third parties, does not sell or license the structured data as a dataset, does not publish it, and does not extract it in bulk. Three disclosures are permitted: to its own advisers and auditors bound to confidentiality; to a supervisory authority where required; and to </w:delText>
        </w:r>
        <w:r w:rsidRPr="0040708E">
          <w:rPr>
            <w:rStyle w:val="Fett"/>
            <w:rFonts w:ascii="Calibri" w:eastAsia="Times New Roman" w:hAnsi="Calibri" w:cs="Calibri"/>
            <w:color w:val="222233"/>
            <w:sz w:val="21"/>
            <w:szCs w:val="21"/>
            <w:lang w:val="en-US"/>
          </w:rPr>
          <w:delText>the company a document concerns</w:delText>
        </w:r>
        <w:r w:rsidRPr="0040708E">
          <w:rPr>
            <w:rFonts w:ascii="Calibri" w:eastAsia="Times New Roman" w:hAnsi="Calibri" w:cs="Calibri"/>
            <w:color w:val="222233"/>
            <w:sz w:val="21"/>
            <w:szCs w:val="21"/>
            <w:lang w:val="en-US"/>
          </w:rPr>
          <w:delText>, in connection with the End Client's own check on that company.</w:delText>
        </w:r>
      </w:del>
    </w:p>
    <w:p w14:paraId="4E2FC796" w14:textId="77777777" w:rsidR="00A31CFC" w:rsidRPr="0040708E" w:rsidRDefault="00A31CFC">
      <w:pPr>
        <w:numPr>
          <w:ilvl w:val="0"/>
          <w:numId w:val="6"/>
        </w:numPr>
        <w:spacing w:after="80"/>
        <w:ind w:left="1080"/>
        <w:rPr>
          <w:del w:id="628" w:author="Eckhard Ortwein" w:date="2026-09-27T21:24:00Z" w16du:dateUtc="2026-09-27T19:24:00Z"/>
          <w:rFonts w:ascii="Calibri" w:eastAsia="Times New Roman" w:hAnsi="Calibri" w:cs="Calibri"/>
          <w:color w:val="222233"/>
          <w:sz w:val="21"/>
          <w:szCs w:val="21"/>
          <w:lang w:val="en-US"/>
        </w:rPr>
      </w:pPr>
      <w:del w:id="629" w:author="Eckhard Ortwein" w:date="2026-09-27T21:24:00Z" w16du:dateUtc="2026-09-27T19:24:00Z">
        <w:r w:rsidRPr="0040708E">
          <w:rPr>
            <w:rStyle w:val="Fett"/>
            <w:rFonts w:ascii="Calibri" w:eastAsia="Times New Roman" w:hAnsi="Calibri" w:cs="Calibri"/>
            <w:color w:val="222233"/>
            <w:sz w:val="21"/>
            <w:szCs w:val="21"/>
            <w:lang w:val="en-US"/>
          </w:rPr>
          <w:delText>(d) No competing use.</w:delText>
        </w:r>
        <w:r w:rsidRPr="0040708E">
          <w:rPr>
            <w:rFonts w:ascii="Calibri" w:eastAsia="Times New Roman" w:hAnsi="Calibri" w:cs="Calibri"/>
            <w:color w:val="222233"/>
            <w:sz w:val="21"/>
            <w:szCs w:val="21"/>
            <w:lang w:val="en-US"/>
          </w:rPr>
          <w:delText xml:space="preserve"> The End Client does not use the documents, the registry data or the availability information to build, train, operate or supply a company-data, registry-aggregation or document-procurement product or service for third parties.</w:delText>
        </w:r>
      </w:del>
    </w:p>
    <w:p w14:paraId="1A08B5AA" w14:textId="77777777" w:rsidR="00A31CFC" w:rsidRPr="0040708E" w:rsidRDefault="00A31CFC">
      <w:pPr>
        <w:numPr>
          <w:ilvl w:val="0"/>
          <w:numId w:val="6"/>
        </w:numPr>
        <w:spacing w:after="80"/>
        <w:ind w:left="1080"/>
        <w:rPr>
          <w:del w:id="630" w:author="Eckhard Ortwein" w:date="2026-09-27T21:24:00Z" w16du:dateUtc="2026-09-27T19:24:00Z"/>
          <w:rFonts w:ascii="Calibri" w:eastAsia="Times New Roman" w:hAnsi="Calibri" w:cs="Calibri"/>
          <w:color w:val="222233"/>
          <w:sz w:val="21"/>
          <w:szCs w:val="21"/>
          <w:lang w:val="en-US"/>
        </w:rPr>
      </w:pPr>
      <w:del w:id="631" w:author="Eckhard Ortwein" w:date="2026-09-27T21:24:00Z" w16du:dateUtc="2026-09-27T19:24:00Z">
        <w:r w:rsidRPr="0040708E">
          <w:rPr>
            <w:rStyle w:val="Fett"/>
            <w:rFonts w:ascii="Calibri" w:eastAsia="Times New Roman" w:hAnsi="Calibri" w:cs="Calibri"/>
            <w:color w:val="222233"/>
            <w:sz w:val="21"/>
            <w:szCs w:val="21"/>
            <w:lang w:val="en-US"/>
          </w:rPr>
          <w:delText>(e) Register restrictions.</w:delText>
        </w:r>
        <w:r w:rsidRPr="0040708E">
          <w:rPr>
            <w:rFonts w:ascii="Calibri" w:eastAsia="Times New Roman" w:hAnsi="Calibri" w:cs="Calibri"/>
            <w:color w:val="222233"/>
            <w:sz w:val="21"/>
            <w:szCs w:val="21"/>
            <w:lang w:val="en-US"/>
          </w:rPr>
          <w:delText xml:space="preserve"> Some registers restrict what may be done with their content. Where such a restriction is notified with a document, it applies to the End Client and prevails over the permissions above.</w:delText>
        </w:r>
      </w:del>
    </w:p>
    <w:p w14:paraId="5B2DEB03" w14:textId="77777777" w:rsidR="00A31CFC" w:rsidRPr="0040708E" w:rsidRDefault="00A31CFC">
      <w:pPr>
        <w:numPr>
          <w:ilvl w:val="0"/>
          <w:numId w:val="6"/>
        </w:numPr>
        <w:spacing w:after="80"/>
        <w:ind w:left="1080"/>
        <w:rPr>
          <w:del w:id="632" w:author="Eckhard Ortwein" w:date="2026-09-27T21:24:00Z" w16du:dateUtc="2026-09-27T19:24:00Z"/>
          <w:rFonts w:ascii="Calibri" w:eastAsia="Times New Roman" w:hAnsi="Calibri" w:cs="Calibri"/>
          <w:color w:val="222233"/>
          <w:sz w:val="21"/>
          <w:szCs w:val="21"/>
          <w:lang w:val="en-US"/>
        </w:rPr>
      </w:pPr>
      <w:del w:id="633" w:author="Eckhard Ortwein" w:date="2026-09-27T21:24:00Z" w16du:dateUtc="2026-09-27T19:24:00Z">
        <w:r w:rsidRPr="0040708E">
          <w:rPr>
            <w:rStyle w:val="Fett"/>
            <w:rFonts w:ascii="Calibri" w:eastAsia="Times New Roman" w:hAnsi="Calibri" w:cs="Calibri"/>
            <w:color w:val="222233"/>
            <w:sz w:val="21"/>
            <w:szCs w:val="21"/>
            <w:lang w:val="en-US"/>
          </w:rPr>
          <w:delText>(f) The register is the source.</w:delText>
        </w:r>
        <w:r w:rsidRPr="0040708E">
          <w:rPr>
            <w:rFonts w:ascii="Calibri" w:eastAsia="Times New Roman" w:hAnsi="Calibri" w:cs="Calibri"/>
            <w:color w:val="222233"/>
            <w:sz w:val="21"/>
            <w:szCs w:val="21"/>
            <w:lang w:val="en-US"/>
          </w:rPr>
          <w:delText xml:space="preserve"> Registry content is reproduced as it was filed or held. Neither STP nor its supplier warrants that the register itself is accurate, complete or up to date, and a document reproduces the state of the register at the retrieval date stated with it.</w:delText>
        </w:r>
      </w:del>
    </w:p>
    <w:p w14:paraId="0B9DAB09" w14:textId="77777777" w:rsidR="00A31CFC" w:rsidRPr="0040708E" w:rsidRDefault="00A31CFC">
      <w:pPr>
        <w:numPr>
          <w:ilvl w:val="0"/>
          <w:numId w:val="6"/>
        </w:numPr>
        <w:spacing w:after="80"/>
        <w:ind w:left="1080"/>
        <w:rPr>
          <w:del w:id="634" w:author="Eckhard Ortwein" w:date="2026-09-27T21:24:00Z" w16du:dateUtc="2026-09-27T19:24:00Z"/>
          <w:rFonts w:ascii="Calibri" w:eastAsia="Times New Roman" w:hAnsi="Calibri" w:cs="Calibri"/>
          <w:color w:val="222233"/>
          <w:sz w:val="21"/>
          <w:szCs w:val="21"/>
          <w:lang w:val="en-US"/>
        </w:rPr>
      </w:pPr>
      <w:del w:id="635" w:author="Eckhard Ortwein" w:date="2026-09-27T21:24:00Z" w16du:dateUtc="2026-09-27T19:24:00Z">
        <w:r w:rsidRPr="0040708E">
          <w:rPr>
            <w:rStyle w:val="Fett"/>
            <w:rFonts w:ascii="Calibri" w:eastAsia="Times New Roman" w:hAnsi="Calibri" w:cs="Calibri"/>
            <w:color w:val="222233"/>
            <w:sz w:val="21"/>
            <w:szCs w:val="21"/>
            <w:lang w:val="en-US"/>
          </w:rPr>
          <w:delText>(g) Data protection.</w:delText>
        </w:r>
        <w:r w:rsidRPr="0040708E">
          <w:rPr>
            <w:rFonts w:ascii="Calibri" w:eastAsia="Times New Roman" w:hAnsi="Calibri" w:cs="Calibri"/>
            <w:color w:val="222233"/>
            <w:sz w:val="21"/>
            <w:szCs w:val="21"/>
            <w:lang w:val="en-US"/>
          </w:rPr>
          <w:delText xml:space="preserve"> The documents contain personal data of directors, shareholders and beneficial owners. The End Client is an independent controller for its own use of them and is responsible for the lawfulness of that use, for its own information duties, and for its own assessment of Art. 14 (5) GDPR.</w:delText>
        </w:r>
      </w:del>
    </w:p>
    <w:p w14:paraId="3AB71CAF" w14:textId="77777777" w:rsidR="00A31CFC" w:rsidRPr="0040708E" w:rsidRDefault="00A31CFC">
      <w:pPr>
        <w:numPr>
          <w:ilvl w:val="0"/>
          <w:numId w:val="6"/>
        </w:numPr>
        <w:spacing w:after="80"/>
        <w:ind w:left="1080"/>
        <w:rPr>
          <w:del w:id="636" w:author="Eckhard Ortwein" w:date="2026-09-27T21:24:00Z" w16du:dateUtc="2026-09-27T19:24:00Z"/>
          <w:rFonts w:ascii="Calibri" w:eastAsia="Times New Roman" w:hAnsi="Calibri" w:cs="Calibri"/>
          <w:color w:val="222233"/>
          <w:sz w:val="21"/>
          <w:szCs w:val="21"/>
          <w:lang w:val="en-US"/>
        </w:rPr>
      </w:pPr>
      <w:del w:id="637" w:author="Eckhard Ortwein" w:date="2026-09-27T21:24:00Z" w16du:dateUtc="2026-09-27T19:24:00Z">
        <w:r w:rsidRPr="0040708E">
          <w:rPr>
            <w:rStyle w:val="Fett"/>
            <w:rFonts w:ascii="Calibri" w:eastAsia="Times New Roman" w:hAnsi="Calibri" w:cs="Calibri"/>
            <w:color w:val="222233"/>
            <w:sz w:val="21"/>
            <w:szCs w:val="21"/>
            <w:lang w:val="en-US"/>
          </w:rPr>
          <w:delText>(h) No further rights.</w:delText>
        </w:r>
        <w:r w:rsidRPr="0040708E">
          <w:rPr>
            <w:rFonts w:ascii="Calibri" w:eastAsia="Times New Roman" w:hAnsi="Calibri" w:cs="Calibri"/>
            <w:color w:val="222233"/>
            <w:sz w:val="21"/>
            <w:szCs w:val="21"/>
            <w:lang w:val="en-US"/>
          </w:rPr>
          <w:delText xml:space="preserve"> The End Client acquires no rights in the platform, the interface, the coverage and routing data, or the jurisdiction and document-kind classification behind the service.</w:delText>
        </w:r>
      </w:del>
    </w:p>
    <w:p w14:paraId="1DD44A0E" w14:textId="77777777" w:rsidR="00A31CFC" w:rsidRPr="0040708E" w:rsidRDefault="00A31CFC">
      <w:pPr>
        <w:pStyle w:val="berschrift2"/>
        <w:rPr>
          <w:del w:id="638" w:author="Eckhard Ortwein" w:date="2026-09-27T21:24:00Z" w16du:dateUtc="2026-09-27T19:24:00Z"/>
          <w:rFonts w:eastAsia="Times New Roman"/>
          <w:lang w:val="en-US"/>
        </w:rPr>
      </w:pPr>
      <w:bookmarkStart w:id="639" w:name="_Toc240374346"/>
      <w:del w:id="640" w:author="Eckhard Ortwein" w:date="2026-09-27T21:24:00Z" w16du:dateUtc="2026-09-27T19:24:00Z">
        <w:r w:rsidRPr="0040708E">
          <w:rPr>
            <w:rFonts w:eastAsia="Times New Roman"/>
            <w:lang w:val="en-US"/>
          </w:rPr>
          <w:delText>5.3 Changes</w:delText>
        </w:r>
        <w:bookmarkEnd w:id="639"/>
      </w:del>
    </w:p>
    <w:p w14:paraId="4867C311" w14:textId="77777777" w:rsidR="00223A6C" w:rsidRDefault="00A31CFC">
      <w:pPr>
        <w:pStyle w:val="StandardWeb"/>
        <w:rPr>
          <w:rFonts w:ascii="Calibri" w:hAnsi="Calibri" w:cs="Calibri"/>
          <w:color w:val="222233"/>
          <w:sz w:val="21"/>
          <w:szCs w:val="21"/>
        </w:rPr>
      </w:pPr>
      <w:del w:id="641" w:author="Eckhard Ortwein" w:date="2026-09-27T21:24:00Z" w16du:dateUtc="2026-09-27T19:24:00Z">
        <w:r w:rsidRPr="0040708E">
          <w:rPr>
            <w:rFonts w:ascii="Calibri" w:hAnsi="Calibri" w:cs="Calibri"/>
            <w:color w:val="222233"/>
            <w:sz w:val="21"/>
            <w:szCs w:val="21"/>
            <w:lang w:val="en-US"/>
          </w:rPr>
          <w:delText>Founders1 may amend this Annex where a register, a supplier or applicable law requires it, on 30 days' notice, evidencing the requirement. STP applies the change to End Client terms concluded or renewed after it takes effect; it does not have to reopen terms already agreed.</w:delText>
        </w:r>
      </w:del>
    </w:p>
    <w:sectPr w:rsidR="00223A6C" w:rsidSect="00A4197D">
      <w:pgSz w:w="11906" w:h="16838"/>
      <w:pgMar w:top="1134" w:right="1247" w:bottom="1134" w:left="124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ckhard Ortwein" w:date="2026-09-27T21:24:00Z" w:initials="EO">
    <w:p w14:paraId="1C42168A" w14:textId="5215EF73" w:rsidR="0083665F" w:rsidRDefault="0083665F">
      <w:pPr>
        <w:pStyle w:val="Kommentartext"/>
      </w:pPr>
      <w:r>
        <w:rPr>
          <w:rStyle w:val="Kommentarzeichen"/>
        </w:rPr>
        <w:annotationRef/>
      </w:r>
      <w:r>
        <w:t>Überarbeitete Fassung nach unserem Gespräch vom 23.09.2026. Alle Änderungen gegenüber dem Entwurf vom 14.09. sind im Änderungsmodus sichtbar; zu jedem Ihrer Kommentare finden Sie unsere Antwort. Gestrichene Ziffern und Anlagen sind als „(deleted)“ markiert, damit die Nummerierung für diese Runde stabil bleibt. Die Technik ist, wie vereinbart, nicht Gegenstand dieser Runde.</w:t>
      </w:r>
    </w:p>
  </w:comment>
  <w:comment w:id="177" w:author="RAin Anja Nöth" w:date="2026-09-21T17:35:00Z" w:initials="AN">
    <w:p w14:paraId="6CB0A025" w14:textId="77777777" w:rsidR="007C410B" w:rsidRDefault="007C410B" w:rsidP="007C410B">
      <w:pPr>
        <w:pStyle w:val="KommentartextZchn"/>
      </w:pPr>
      <w:r>
        <w:rPr>
          <w:rStyle w:val="Kommentartext"/>
        </w:rPr>
        <w:annotationRef/>
      </w:r>
      <w:r>
        <w:t xml:space="preserve">Registerinformationen auf Anfrage (Einzelfallbezogen) </w:t>
      </w:r>
    </w:p>
  </w:comment>
  <w:comment w:id="178" w:author="Eckhard Ortwein" w:date="2026-09-27T21:24:00Z" w:initials="EO">
    <w:p w14:paraId="3665CFAB" w14:textId="7DEA1649" w:rsidR="0083665F" w:rsidRDefault="0083665F">
      <w:pPr>
        <w:pStyle w:val="Kommentartext"/>
      </w:pPr>
      <w:r>
        <w:rPr>
          <w:rStyle w:val="Kommentarzeichen"/>
        </w:rPr>
        <w:annotationRef/>
      </w:r>
      <w:r>
        <w:t>Einverstanden, so ist der Vertrag angelegt: Abruf je Case, auf Anfrage für einen Endkunden (Ziff. 1.2, 8.2).</w:t>
      </w:r>
    </w:p>
  </w:comment>
  <w:comment w:id="181" w:author="RAin Anja Nöth" w:date="2026-09-21T17:40:00Z" w:initials="AN">
    <w:p w14:paraId="0809237C" w14:textId="77777777" w:rsidR="007C410B" w:rsidRDefault="007C410B" w:rsidP="007C410B">
      <w:pPr>
        <w:pStyle w:val="KommentartextZchn"/>
      </w:pPr>
      <w:r>
        <w:rPr>
          <w:rStyle w:val="Kommentartext"/>
        </w:rPr>
        <w:annotationRef/>
      </w:r>
      <w:r>
        <w:t xml:space="preserve">Auch eine dauerhafte Speicherung im eigenen Datenbestand und Verarbeitung für verschiedene Kunde </w:t>
      </w:r>
    </w:p>
  </w:comment>
  <w:comment w:id="182" w:author="Eckhard Ortwein" w:date="2026-09-27T21:24:00Z" w:initials="EO">
    <w:p w14:paraId="1865FB9D" w14:textId="0F749632" w:rsidR="0083665F" w:rsidRDefault="0083665F">
      <w:pPr>
        <w:pStyle w:val="Kommentartext"/>
      </w:pPr>
      <w:r>
        <w:rPr>
          <w:rStyle w:val="Kommentarzeichen"/>
        </w:rPr>
        <w:annotationRef/>
      </w:r>
      <w:r>
        <w:t>Wie am 23.09. besprochen: Die Endkunden dürfen die Dokumente unbefristet archivieren (Ziff. 3.5). STP darf Dokumente 48 Stunden lang für Wiederholungsanfragen desselben Endkunden vorhalten und zu Nachweis- und Abrechnungszwecken aufbewahren (Ziff. 5.3). Die Nutzung für andere Endkunden ist für die Pilotphase ausgenommen; darüber sprechen wir zum Ende der Pilotphase (Ziff. 5.3a).</w:t>
      </w:r>
    </w:p>
  </w:comment>
  <w:comment w:id="183" w:author="RAin Anja Nöth" w:date="2026-09-21T17:36:00Z" w:initials="AN">
    <w:p w14:paraId="353A1A8E" w14:textId="77777777" w:rsidR="007C410B" w:rsidRDefault="007C410B" w:rsidP="007C410B">
      <w:pPr>
        <w:pStyle w:val="KommentartextZchn"/>
      </w:pPr>
      <w:r>
        <w:rPr>
          <w:rStyle w:val="Kommentartext"/>
        </w:rPr>
        <w:annotationRef/>
      </w:r>
      <w:r>
        <w:t>Nicht nur End Clients</w:t>
      </w:r>
    </w:p>
  </w:comment>
  <w:comment w:id="184" w:author="Eckhard Ortwein" w:date="2026-09-27T21:24:00Z" w:initials="EO">
    <w:p w14:paraId="06B2B9FC" w14:textId="351D9D8D" w:rsidR="0083665F" w:rsidRDefault="0083665F">
      <w:pPr>
        <w:pStyle w:val="Kommentartext"/>
      </w:pPr>
      <w:r>
        <w:rPr>
          <w:rStyle w:val="Kommentarzeichen"/>
        </w:rPr>
        <w:annotationRef/>
      </w:r>
      <w:r>
        <w:t>Nach unserem Gespräch nutzt ausschließlich die STP Business Information GmbH den Service, für die Banken als Endkunden. Die Übermittlung über die Systeme von IT-Dienstleistern ist ausdrücklich Lieferung und keine Weitergabe (Ziff. 5.1). Falls darüber hinaus weitere Empfänger gemeint sind, bitten wir um Konkretisierung.</w:t>
      </w:r>
    </w:p>
  </w:comment>
  <w:comment w:id="185" w:author="RAin Anja Nöth" w:date="2026-09-21T17:37:00Z" w:initials="AN">
    <w:p w14:paraId="1A738A63" w14:textId="77777777" w:rsidR="007C410B" w:rsidRDefault="007C410B" w:rsidP="007C410B">
      <w:pPr>
        <w:pStyle w:val="KommentartextZchn"/>
      </w:pPr>
      <w:r>
        <w:rPr>
          <w:rStyle w:val="Kommentartext"/>
        </w:rPr>
        <w:annotationRef/>
      </w:r>
      <w:r>
        <w:t>Zu besprechen.</w:t>
      </w:r>
    </w:p>
  </w:comment>
  <w:comment w:id="186" w:author="Eckhard Ortwein" w:date="2026-09-27T21:24:00Z" w:initials="EO">
    <w:p w14:paraId="4C3205C9" w14:textId="565D10EC" w:rsidR="0083665F" w:rsidRDefault="0083665F">
      <w:pPr>
        <w:pStyle w:val="Kommentartext"/>
      </w:pPr>
      <w:r>
        <w:rPr>
          <w:rStyle w:val="Kommentarzeichen"/>
        </w:rPr>
        <w:annotationRef/>
      </w:r>
      <w:r>
        <w:t>Wie vereinbart ist die Technik nicht Gegenstand dieser Runde. Wir besprechen Ziff. 3.2 gern zusammen mit der technischen Anbindung.</w:t>
      </w:r>
    </w:p>
  </w:comment>
  <w:comment w:id="188" w:author="RAin Anja Nöth" w:date="2026-09-21T18:15:00Z" w:initials="AN">
    <w:p w14:paraId="17BE8A11" w14:textId="77777777" w:rsidR="00413383" w:rsidRDefault="00413383" w:rsidP="00413383">
      <w:pPr>
        <w:pStyle w:val="KommentartextZchn"/>
      </w:pPr>
      <w:r>
        <w:rPr>
          <w:rStyle w:val="Kommentartext"/>
        </w:rPr>
        <w:annotationRef/>
      </w:r>
      <w:r>
        <w:t xml:space="preserve">Keine zeitliche Begrenzung der Nutzungsrechte </w:t>
      </w:r>
    </w:p>
  </w:comment>
  <w:comment w:id="189" w:author="Eckhard Ortwein" w:date="2026-09-27T21:24:00Z" w:initials="EO">
    <w:p w14:paraId="4B5F0493" w14:textId="76B57AAA" w:rsidR="0083665F" w:rsidRDefault="0083665F">
      <w:pPr>
        <w:pStyle w:val="Kommentartext"/>
      </w:pPr>
      <w:r>
        <w:rPr>
          <w:rStyle w:val="Kommentarzeichen"/>
        </w:rPr>
        <w:annotationRef/>
      </w:r>
      <w:r>
        <w:t>Übernommen: Die Endkunden dürfen die Dokumente unbefristet aufbewahren, auch nach Vertragsende (Ziff. 3.5).</w:t>
      </w:r>
    </w:p>
  </w:comment>
  <w:comment w:id="212" w:author="RAin Anja Nöth" w:date="2026-09-21T17:41:00Z" w:initials="AN">
    <w:p w14:paraId="2DFD9427" w14:textId="77777777" w:rsidR="007C410B" w:rsidRDefault="007C410B" w:rsidP="007C410B">
      <w:pPr>
        <w:pStyle w:val="Kommentartext"/>
      </w:pPr>
      <w:r>
        <w:rPr>
          <w:rStyle w:val="Kommentarzeichen"/>
        </w:rPr>
        <w:annotationRef/>
      </w:r>
      <w:r>
        <w:t>streichen</w:t>
      </w:r>
    </w:p>
  </w:comment>
  <w:comment w:id="213" w:author="Eckhard Ortwein" w:date="2026-09-27T21:24:00Z" w:initials="EO">
    <w:p w14:paraId="2B2FB15D" w14:textId="16D577D7" w:rsidR="0083665F" w:rsidRDefault="0083665F">
      <w:pPr>
        <w:pStyle w:val="Kommentartext"/>
      </w:pPr>
      <w:r>
        <w:rPr>
          <w:rStyle w:val="Kommentarzeichen"/>
        </w:rPr>
        <w:annotationRef/>
      </w:r>
      <w:r>
        <w:t>Gestrichen, samt Anlage 4. Berechtigt ist allein die STP Business Information GmbH (Ziff. 3.7). Eine spätere Erweiterung, etwa für Anwälte, regeln wir bei Bedarf durch einen Nachtrag.</w:t>
      </w:r>
    </w:p>
  </w:comment>
  <w:comment w:id="242" w:author="RAin Anja Nöth" w:date="2026-09-21T17:42:00Z" w:initials="AN">
    <w:p w14:paraId="6223972C" w14:textId="77777777" w:rsidR="007C410B" w:rsidRDefault="007C410B" w:rsidP="007C410B">
      <w:pPr>
        <w:pStyle w:val="KommentartextZchn"/>
      </w:pPr>
      <w:r>
        <w:rPr>
          <w:rStyle w:val="Kommentartext"/>
        </w:rPr>
        <w:annotationRef/>
      </w:r>
      <w:r>
        <w:t>Mehrfachnutzung muss zulässig sein</w:t>
      </w:r>
    </w:p>
  </w:comment>
  <w:comment w:id="243" w:author="Eckhard Ortwein" w:date="2026-09-27T21:24:00Z" w:initials="EO">
    <w:p w14:paraId="16632F6D" w14:textId="23C9A7F6" w:rsidR="0083665F" w:rsidRDefault="0083665F">
      <w:pPr>
        <w:pStyle w:val="Kommentartext"/>
      </w:pPr>
      <w:r>
        <w:rPr>
          <w:rStyle w:val="Kommentarzeichen"/>
        </w:rPr>
        <w:annotationRef/>
      </w:r>
      <w:r>
        <w:t>Wie besprochen für die Pilotphase ausgenommen, ohne es als Ziel zu formulieren; Ziff. 5.3a hält die Möglichkeit zum Ende der Pilotphase ausdrücklich offen. Hintergrund sind die Nutzungsrechte je Register, die eine Mehrfachverwertung nicht überall zulassen. Wiederholte Anfragen desselben Endkunden, etwa bei Konzernabfragen, deckt die 48-Stunden-Regel in Ziff. 5.3 ab.</w:t>
      </w:r>
    </w:p>
  </w:comment>
  <w:comment w:id="245" w:author="RAin Anja Nöth" w:date="2026-09-21T17:43:00Z" w:initials="AN">
    <w:p w14:paraId="57047C0F" w14:textId="77777777" w:rsidR="00DE1A3A" w:rsidRDefault="00DE1A3A" w:rsidP="00DE1A3A">
      <w:pPr>
        <w:pStyle w:val="KommentartextZchn"/>
      </w:pPr>
      <w:r>
        <w:rPr>
          <w:rStyle w:val="Kommentartext"/>
        </w:rPr>
        <w:annotationRef/>
      </w:r>
      <w:r>
        <w:t>Bitte erklären, was ausgeschlossen werden soll</w:t>
      </w:r>
    </w:p>
  </w:comment>
  <w:comment w:id="246" w:author="Eckhard Ortwein" w:date="2026-09-27T21:24:00Z" w:initials="EO">
    <w:p w14:paraId="0A3D5C84" w14:textId="432B59CC" w:rsidR="0083665F" w:rsidRDefault="0083665F">
      <w:pPr>
        <w:pStyle w:val="Kommentartext"/>
      </w:pPr>
      <w:r>
        <w:rPr>
          <w:rStyle w:val="Kommentarzeichen"/>
        </w:rPr>
        <w:annotationRef/>
      </w:r>
      <w:r>
        <w:t>Ziff. 5.2 schützt nicht die Dokumente, sondern unsere Zuordnung: welches Dokument in welchem Land und für welche Rechtsform dem deutschen Registerauszug, Gesellschaftsvertrag oder der Gesellschafterliste am nächsten kommt, und wo es statt eines Dokuments nur Daten gibt. Diese Klassifikation soll nicht aus unseren Lieferungen nachgebaut werden. Ihre eigenen Registeranbindungen (DE, AT, FR) sind ausdrücklich ausgenommen (Ziff. 5.2a).</w:t>
      </w:r>
    </w:p>
  </w:comment>
  <w:comment w:id="269" w:author="RAin Anja Nöth" w:date="2026-09-21T17:47:00Z" w:initials="AN">
    <w:p w14:paraId="6018DE56" w14:textId="77777777" w:rsidR="00DE1A3A" w:rsidRDefault="00DE1A3A" w:rsidP="00DE1A3A">
      <w:pPr>
        <w:pStyle w:val="Kommentartext"/>
      </w:pPr>
      <w:r>
        <w:rPr>
          <w:rStyle w:val="Kommentarzeichen"/>
        </w:rPr>
        <w:annotationRef/>
      </w:r>
      <w:r>
        <w:t>Ziffer 6 insgesamt streichen</w:t>
      </w:r>
    </w:p>
  </w:comment>
  <w:comment w:id="270" w:author="Eckhard Ortwein" w:date="2026-09-27T21:24:00Z" w:initials="EO">
    <w:p w14:paraId="7120BF4C" w14:textId="113F5913" w:rsidR="0083665F" w:rsidRDefault="0083665F">
      <w:pPr>
        <w:pStyle w:val="Kommentartext"/>
      </w:pPr>
      <w:r>
        <w:rPr>
          <w:rStyle w:val="Kommentarzeichen"/>
        </w:rPr>
        <w:annotationRef/>
      </w:r>
      <w:r>
        <w:t>Angepasst wie besprochen: Das Umgehungsverbot gilt nur noch während der Vertragslaufzeit, die Nachwirkung von 24 Monaten ist gestrichen. Es erfasst nur die Nutzung unserer vertraulichen Informationen über Lieferanten; bestehende Kontakte und unabhängig gefundene Partner sind ausgenommen (Ziff. 6.1a). Nach Vertragsende gilt allein die Vertraulichkeit nach Ziff. 11. Ziff. 6.2a, unser Abwerbeverzicht zu Ihren Gunsten, bleibt bestehen.</w:t>
      </w:r>
    </w:p>
  </w:comment>
  <w:comment w:id="271" w:author="RAin Anja Nöth" w:date="2026-09-21T17:48:00Z" w:initials="AN">
    <w:p w14:paraId="3E784357" w14:textId="40663613" w:rsidR="00DE1A3A" w:rsidRDefault="00DE1A3A" w:rsidP="00DE1A3A">
      <w:pPr>
        <w:pStyle w:val="KommentartextZchn"/>
      </w:pPr>
      <w:r>
        <w:rPr>
          <w:rStyle w:val="Kommentartext"/>
        </w:rPr>
        <w:annotationRef/>
      </w:r>
      <w:r>
        <w:t xml:space="preserve">Es muss der Service in Annex 2 so eingeschränkt werden, dass Länder wie Deutschland und Österreich dort nicht enthalten sind. </w:t>
      </w:r>
    </w:p>
  </w:comment>
  <w:comment w:id="272" w:author="Eckhard Ortwein" w:date="2026-09-27T21:24:00Z" w:initials="EO">
    <w:p w14:paraId="4648F3E3" w14:textId="45C14A07" w:rsidR="0083665F" w:rsidRDefault="0083665F">
      <w:pPr>
        <w:pStyle w:val="Kommentartext"/>
      </w:pPr>
      <w:r>
        <w:rPr>
          <w:rStyle w:val="Kommentarzeichen"/>
        </w:rPr>
        <w:annotationRef/>
      </w:r>
      <w:r>
        <w:t>Deutschland ist aus Anlage 2 gestrichen (Anlage 2.2). Österreich bleibt enthalten: Herr Puls hat uns am 25.09. gebeten, es nicht zu streichen, da Sie die Dokumente aus Österreich benötigen.</w:t>
      </w:r>
    </w:p>
  </w:comment>
  <w:comment w:id="284" w:author="RAin Anja Nöth" w:date="2026-09-21T17:50:00Z" w:initials="AN">
    <w:p w14:paraId="2C354CD9" w14:textId="77777777" w:rsidR="00DE1A3A" w:rsidRDefault="00DE1A3A" w:rsidP="00DE1A3A">
      <w:pPr>
        <w:pStyle w:val="KommentartextZchn"/>
      </w:pPr>
      <w:r>
        <w:rPr>
          <w:rStyle w:val="Kommentartext"/>
        </w:rPr>
        <w:annotationRef/>
      </w:r>
      <w:r>
        <w:t>Anders Pricing-Modell gewünscht. Feste definierte Preise notwendig</w:t>
      </w:r>
    </w:p>
  </w:comment>
  <w:comment w:id="285" w:author="Eckhard Ortwein" w:date="2026-09-27T21:24:00Z" w:initials="EO">
    <w:p w14:paraId="2341CC94" w14:textId="1FF065B3" w:rsidR="0083665F" w:rsidRDefault="0083665F">
      <w:pPr>
        <w:pStyle w:val="Kommentartext"/>
      </w:pPr>
      <w:r>
        <w:rPr>
          <w:rStyle w:val="Kommentarzeichen"/>
        </w:rPr>
        <w:annotationRef/>
      </w:r>
      <w:r>
        <w:t>Übernommen wie besprochen: Statt der Umsatzbeteiligung zahlt STP je Case die offengelegten Beschaffungskosten der Preisstufe zuzüglich einer einheitlichen Pauschale von 7,50 EUR (Ziff. 8.2). Daraus ergeben sich feste Preise je Case von 18,30 / 34,20 / 62,00 / 78,00 EUR für die Stufen A bis D (Anlage 2.1). Die Meldung Ihrer Endkundenpreise entfällt (Ziff. 8.5).</w:t>
      </w:r>
    </w:p>
  </w:comment>
  <w:comment w:id="288" w:author="RAin Anja Nöth" w:date="2026-09-21T17:33:00Z" w:initials="AN">
    <w:p w14:paraId="3E8CA720" w14:textId="77777777" w:rsidR="007C410B" w:rsidRDefault="007C410B" w:rsidP="007C410B">
      <w:pPr>
        <w:pStyle w:val="KommentartextZchn"/>
      </w:pPr>
      <w:r>
        <w:rPr>
          <w:rStyle w:val="Kommentartext"/>
        </w:rPr>
        <w:annotationRef/>
      </w:r>
      <w:r>
        <w:t xml:space="preserve">Feste Preise definieren. </w:t>
      </w:r>
    </w:p>
  </w:comment>
  <w:comment w:id="289" w:author="Eckhard Ortwein" w:date="2026-09-27T21:24:00Z" w:initials="EO">
    <w:p w14:paraId="647A40DE" w14:textId="3B65127E" w:rsidR="0083665F" w:rsidRDefault="0083665F">
      <w:pPr>
        <w:pStyle w:val="Kommentartext"/>
      </w:pPr>
      <w:r>
        <w:rPr>
          <w:rStyle w:val="Kommentarzeichen"/>
        </w:rPr>
        <w:annotationRef/>
      </w:r>
      <w:r>
        <w:t>Siehe Anlage 2.1: fester Preis je Case und Preisstufe.</w:t>
      </w:r>
    </w:p>
  </w:comment>
  <w:comment w:id="306" w:author="RAin Anja Nöth" w:date="2026-09-21T17:55:00Z" w:initials="AN">
    <w:p w14:paraId="43354299" w14:textId="77777777" w:rsidR="00DE1A3A" w:rsidRDefault="00DE1A3A" w:rsidP="00DE1A3A">
      <w:pPr>
        <w:pStyle w:val="KommentartextZchn"/>
      </w:pPr>
      <w:r>
        <w:rPr>
          <w:rStyle w:val="Kommentartext"/>
        </w:rPr>
        <w:annotationRef/>
      </w:r>
      <w:r>
        <w:t xml:space="preserve">Minimum berechnet sich wie folgt: Summe des insgesamt von STP gezahlten Kaufpreises ./. Procurement Costs = Founder1`s Gewinn p.m. </w:t>
      </w:r>
    </w:p>
    <w:p w14:paraId="6D48BD39" w14:textId="77777777" w:rsidR="00DE1A3A" w:rsidRDefault="00DE1A3A" w:rsidP="00DE1A3A">
      <w:pPr>
        <w:pStyle w:val="KommentartextZchn"/>
      </w:pPr>
      <w:r>
        <w:t xml:space="preserve">Wenn Gewinn &gt; 1.500 =&gt; keine über den vereinbarten regulären Kaufpreis geschuldete Zahlung, </w:t>
      </w:r>
    </w:p>
    <w:p w14:paraId="763B264E" w14:textId="77777777" w:rsidR="00DE1A3A" w:rsidRDefault="00DE1A3A" w:rsidP="00DE1A3A">
      <w:pPr>
        <w:pStyle w:val="KommentartextZchn"/>
      </w:pPr>
      <w:r>
        <w:t xml:space="preserve">wenn Gewinn &lt; 1.500 =&gt; Ausgleich der Differenz zusätzlich zum geschuldeten Kaufpreis </w:t>
      </w:r>
    </w:p>
  </w:comment>
  <w:comment w:id="307" w:author="Eckhard Ortwein" w:date="2026-09-27T21:24:00Z" w:initials="EO">
    <w:p w14:paraId="2F834278" w14:textId="77E0BEBB" w:rsidR="0083665F" w:rsidRDefault="0083665F">
      <w:pPr>
        <w:pStyle w:val="Kommentartext"/>
      </w:pPr>
      <w:r>
        <w:rPr>
          <w:rStyle w:val="Kommentarzeichen"/>
        </w:rPr>
        <w:annotationRef/>
      </w:r>
      <w:r>
        <w:t>Übernommen nach Ihrer Formel, bezogen auf die Pauschalen: Erreichen sie im Monat den Mindestbetrag nicht, gleicht STP die Differenz aus, sonst ist nichts weiter geschuldet. Der Mindestbetrag liegt in den ersten drei vollen Monaten bei 750 EUR, danach bei 1.500 EUR (Ziff. 8.4).</w:t>
      </w:r>
    </w:p>
  </w:comment>
  <w:comment w:id="324" w:author="RAin Anja Nöth" w:date="2026-09-21T17:59:00Z" w:initials="AN">
    <w:p w14:paraId="6FE5C74C" w14:textId="77777777" w:rsidR="00E63A7A" w:rsidRDefault="00E63A7A" w:rsidP="00E63A7A">
      <w:pPr>
        <w:pStyle w:val="Kommentartext"/>
      </w:pPr>
      <w:r>
        <w:rPr>
          <w:rStyle w:val="Kommentarzeichen"/>
        </w:rPr>
        <w:annotationRef/>
      </w:r>
      <w:r>
        <w:t>Nur wenn sich die Kosten tatsächlich entsprechend erhöht haben. Des weiteren sollte ein Maximalbetrag der Erhöhung definiert werden. Außerdem sollte der Preis dann für einen Zeitraum von mindestens x Monaten fest bleiben, bis er wieder angepasst werden kann.</w:t>
      </w:r>
    </w:p>
    <w:p w14:paraId="2E6F1BE1" w14:textId="77777777" w:rsidR="00E63A7A" w:rsidRDefault="00E63A7A" w:rsidP="00E63A7A">
      <w:pPr>
        <w:pStyle w:val="Kommentartext"/>
      </w:pPr>
      <w:r>
        <w:t xml:space="preserve">Was ist, wenn die Bzugskosten niedriger Werden, besteht dann eine Verpflichtung zur Anpassung des Pricing nach unten? </w:t>
      </w:r>
    </w:p>
  </w:comment>
  <w:comment w:id="325" w:author="Eckhard Ortwein" w:date="2026-09-27T21:24:00Z" w:initials="EO">
    <w:p w14:paraId="04021728" w14:textId="0DF77907" w:rsidR="0083665F" w:rsidRDefault="0083665F">
      <w:pPr>
        <w:pStyle w:val="Kommentartext"/>
      </w:pPr>
      <w:r>
        <w:rPr>
          <w:rStyle w:val="Kommentarzeichen"/>
        </w:rPr>
        <w:annotationRef/>
      </w:r>
      <w:r>
        <w:t>Übernommen: Die Beschaffungskosten ändern sich nur, soweit sich die Gebühren unseres Zulieferers oder des Registers tatsächlich geändert haben, mit Nachweis und 30 Tagen Ankündigung. Senkungen geben wir in gleicher Weise weiter. Für das betroffene Land haben Sie ein Sonderkündigungsrecht. Die Pauschale ist für jede Laufzeit fest (Ziff. 8.6).</w:t>
      </w:r>
    </w:p>
  </w:comment>
  <w:comment w:id="354" w:author="RAin Anja Nöth" w:date="2026-09-21T18:03:00Z" w:initials="AN">
    <w:p w14:paraId="2925D007" w14:textId="77777777" w:rsidR="00E63A7A" w:rsidRDefault="00E63A7A" w:rsidP="00E63A7A">
      <w:pPr>
        <w:pStyle w:val="Kommentartext"/>
      </w:pPr>
      <w:r>
        <w:rPr>
          <w:rStyle w:val="Kommentarzeichen"/>
        </w:rPr>
        <w:annotationRef/>
      </w:r>
      <w:r>
        <w:t xml:space="preserve">Nicht gewünscht. STP soll in der Bestimmung der Vertrags Beziehung zu den eigenen Kunden frei sein. </w:t>
      </w:r>
    </w:p>
  </w:comment>
  <w:comment w:id="355" w:author="Eckhard Ortwein" w:date="2026-09-27T21:24:00Z" w:initials="EO">
    <w:p w14:paraId="69EAB1DF" w14:textId="56EEFF64" w:rsidR="0083665F" w:rsidRDefault="0083665F">
      <w:pPr>
        <w:pStyle w:val="Kommentartext"/>
      </w:pPr>
      <w:r>
        <w:rPr>
          <w:rStyle w:val="Kommentarzeichen"/>
        </w:rPr>
        <w:annotationRef/>
      </w:r>
      <w:r>
        <w:t>Übernommen: Ziff. 9.1 und Anlage 5 sind gestrichen. STP gestaltet die Verträge mit seinen Endkunden frei.</w:t>
      </w:r>
    </w:p>
  </w:comment>
  <w:comment w:id="365" w:author="RAin Anja Nöth" w:date="2026-09-21T18:06:00Z" w:initials="AN">
    <w:p w14:paraId="22AD12CE" w14:textId="77777777" w:rsidR="00E63A7A" w:rsidRDefault="00E63A7A" w:rsidP="00E63A7A">
      <w:pPr>
        <w:pStyle w:val="KommentartextZchn"/>
      </w:pPr>
      <w:r>
        <w:rPr>
          <w:rStyle w:val="Kommentartext"/>
        </w:rPr>
        <w:annotationRef/>
      </w:r>
      <w:r>
        <w:t xml:space="preserve">Gewährleistung muss folgenden weiteren Punkt umfassen: der von Founders1 an STP gelieferte Inhalt der Dokumente muss dem Inhalt des betreffenden Registers im Zeitpunkt der Abfrage durch Founders1 oder den von Founders 1 diesbezüglich beauftragten Dritten  entsprechen.  </w:t>
      </w:r>
    </w:p>
  </w:comment>
  <w:comment w:id="366" w:author="Eckhard Ortwein" w:date="2026-09-27T21:24:00Z" w:initials="EO">
    <w:p w14:paraId="29C88442" w14:textId="247AA675" w:rsidR="0083665F" w:rsidRDefault="0083665F">
      <w:pPr>
        <w:pStyle w:val="Kommentartext"/>
      </w:pPr>
      <w:r>
        <w:rPr>
          <w:rStyle w:val="Kommentarzeichen"/>
        </w:rPr>
        <w:annotationRef/>
      </w:r>
      <w:r>
        <w:t>Übernommen, nahezu wörtlich (Ziff. 12.1). Der Mangelbegriff in Ziff. 12.3 ist entsprechend erweitert.</w:t>
      </w:r>
    </w:p>
  </w:comment>
  <w:comment w:id="369" w:author="RAin Anja Nöth" w:date="2026-09-21T18:07:00Z" w:initials="AN">
    <w:p w14:paraId="4A9C6687" w14:textId="77777777" w:rsidR="00E63A7A" w:rsidRDefault="00E63A7A" w:rsidP="00E63A7A">
      <w:pPr>
        <w:pStyle w:val="KommentartextZchn"/>
      </w:pPr>
      <w:r>
        <w:rPr>
          <w:rStyle w:val="Kommentartext"/>
        </w:rPr>
        <w:annotationRef/>
      </w:r>
      <w:r>
        <w:t xml:space="preserve">Ja, sondern nur den korrekten Abruf und der dort veröffentlichten Daten und die diesbezügliche Auslieferung an STP. </w:t>
      </w:r>
    </w:p>
  </w:comment>
  <w:comment w:id="370" w:author="Eckhard Ortwein" w:date="2026-09-27T21:24:00Z" w:initials="EO">
    <w:p w14:paraId="10508F74" w14:textId="664863F7" w:rsidR="0083665F" w:rsidRDefault="0083665F">
      <w:pPr>
        <w:pStyle w:val="Kommentartext"/>
      </w:pPr>
      <w:r>
        <w:rPr>
          <w:rStyle w:val="Kommentarzeichen"/>
        </w:rPr>
        <w:annotationRef/>
      </w:r>
      <w:r>
        <w:t>Übernommen: Geschuldet ist der korrekte Abruf des im Register Veröffentlichten und dessen Auslieferung an STP (Ziff. 12.2).</w:t>
      </w:r>
    </w:p>
  </w:comment>
  <w:comment w:id="372" w:author="RAin Anja Nöth" w:date="2026-09-21T18:08:00Z" w:initials="AN">
    <w:p w14:paraId="667E66C1" w14:textId="77777777" w:rsidR="00413383" w:rsidRDefault="00413383" w:rsidP="00413383">
      <w:pPr>
        <w:pStyle w:val="KommentartextZchn"/>
      </w:pPr>
      <w:r>
        <w:rPr>
          <w:rStyle w:val="Kommentartext"/>
        </w:rPr>
        <w:annotationRef/>
      </w:r>
      <w:r>
        <w:t xml:space="preserve">s.o. </w:t>
      </w:r>
    </w:p>
  </w:comment>
  <w:comment w:id="373" w:author="Eckhard Ortwein" w:date="2026-09-27T21:24:00Z" w:initials="EO">
    <w:p w14:paraId="022FE475" w14:textId="228FEE55" w:rsidR="0083665F" w:rsidRDefault="0083665F">
      <w:pPr>
        <w:pStyle w:val="Kommentartext"/>
      </w:pPr>
      <w:r>
        <w:rPr>
          <w:rStyle w:val="Kommentarzeichen"/>
        </w:rPr>
        <w:annotationRef/>
      </w:r>
      <w:r>
        <w:t>Angepasst, siehe Ziff. 12.3.</w:t>
      </w:r>
    </w:p>
  </w:comment>
  <w:comment w:id="377" w:author="RAin Anja Nöth" w:date="2026-09-21T18:09:00Z" w:initials="AN">
    <w:p w14:paraId="3BF416F1" w14:textId="77777777" w:rsidR="00413383" w:rsidRDefault="00413383" w:rsidP="00413383">
      <w:pPr>
        <w:pStyle w:val="KommentartextZchn"/>
      </w:pPr>
      <w:r>
        <w:rPr>
          <w:rStyle w:val="Kommentartext"/>
        </w:rPr>
        <w:annotationRef/>
      </w:r>
      <w:r>
        <w:t xml:space="preserve">Nein. So nicht gewünscht </w:t>
      </w:r>
    </w:p>
  </w:comment>
  <w:comment w:id="378" w:author="Eckhard Ortwein" w:date="2026-09-27T21:24:00Z" w:initials="EO">
    <w:p w14:paraId="06B6F471" w14:textId="3D366C2D" w:rsidR="0083665F" w:rsidRDefault="0083665F">
      <w:pPr>
        <w:pStyle w:val="Kommentartext"/>
      </w:pPr>
      <w:r>
        <w:rPr>
          <w:rStyle w:val="Kommentarzeichen"/>
        </w:rPr>
        <w:annotationRef/>
      </w:r>
      <w:r>
        <w:t>Neuer Vorschlag: Die Haftungsgrenze bemisst sich nicht mehr an der Umsatzbeteiligung, sondern an den gezahlten Pauschalen der letzten zwölf Monate, mit einem Mindestbetrag. Welchen Mindestbetrag halten Sie für angemessen? Die unbeschränkte Haftung nach Ziff. 13.1 (Vorsatz, grobe Fahrlässigkeit, Leib und Leben usw.) bleibt unberührt.</w:t>
      </w:r>
    </w:p>
  </w:comment>
  <w:comment w:id="392" w:author="RAin Anja Nöth" w:date="2026-09-21T18:09:00Z" w:initials="AN">
    <w:p w14:paraId="684B9C5B" w14:textId="77777777" w:rsidR="00413383" w:rsidRDefault="00413383" w:rsidP="00413383">
      <w:pPr>
        <w:pStyle w:val="KommentartextZchn"/>
      </w:pPr>
      <w:r>
        <w:rPr>
          <w:rStyle w:val="Kommentartext"/>
        </w:rPr>
        <w:annotationRef/>
      </w:r>
      <w:r>
        <w:t xml:space="preserve">Testphase von zunächst 6 Monaten. </w:t>
      </w:r>
    </w:p>
  </w:comment>
  <w:comment w:id="393" w:author="Eckhard Ortwein" w:date="2026-09-27T21:24:00Z" w:initials="EO">
    <w:p w14:paraId="6BE0C0A1" w14:textId="5808A12C" w:rsidR="0083665F" w:rsidRDefault="0083665F">
      <w:pPr>
        <w:pStyle w:val="Kommentartext"/>
      </w:pPr>
      <w:r>
        <w:rPr>
          <w:rStyle w:val="Kommentarzeichen"/>
        </w:rPr>
        <w:annotationRef/>
      </w:r>
      <w:r>
        <w:t>Übernommen: 6 Monate Pilotphase, danach Verlängerung um 12 Monate, sofern nicht mit einem Monat Frist zum Ende der Pilotphase gekündigt wird (Ziff. 14.1). Die Pauschale kann für jede Verlängerung anhand der Pilotmengen neu verhandelt werden (Ziff. 8.6 a).</w:t>
      </w:r>
    </w:p>
  </w:comment>
  <w:comment w:id="402" w:author="RAin Anja Nöth" w:date="2026-09-21T18:12:00Z" w:initials="AN">
    <w:p w14:paraId="227107E0" w14:textId="77777777" w:rsidR="00413383" w:rsidRDefault="00413383" w:rsidP="00413383">
      <w:pPr>
        <w:pStyle w:val="KommentartextZchn"/>
      </w:pPr>
      <w:r>
        <w:rPr>
          <w:rStyle w:val="Kommentartext"/>
        </w:rPr>
        <w:annotationRef/>
      </w:r>
      <w:r>
        <w:t xml:space="preserve">Definieren, welche Fälle hier gemeint sind: Schließung des entsprechenden Registers? Abkündigung des Vertrages mit einem Drittdienstleister (Zulieferer) </w:t>
      </w:r>
    </w:p>
  </w:comment>
  <w:comment w:id="403" w:author="Eckhard Ortwein" w:date="2026-09-27T21:24:00Z" w:initials="EO">
    <w:p w14:paraId="5E1BFB7C" w14:textId="73FDBF10" w:rsidR="0083665F" w:rsidRDefault="0083665F">
      <w:pPr>
        <w:pStyle w:val="Kommentartext"/>
      </w:pPr>
      <w:r>
        <w:rPr>
          <w:rStyle w:val="Kommentarzeichen"/>
        </w:rPr>
        <w:annotationRef/>
      </w:r>
      <w:r>
        <w:t>Übernommen: Die Fälle sind abschließend definiert, nämlich Schließung oder Liefereinstellung des Registers, ein rechtliches Hindernis, oder der Wegfall des Zulieferers ohne Ersatz binnen 60 Tagen. Die eigene Entscheidung von Founders1, ein noch lieferbares Land nicht mehr zu bedienen, ist ausdrücklich kein solcher Fall (Ziff. 14.2a).</w:t>
      </w:r>
    </w:p>
  </w:comment>
  <w:comment w:id="407" w:author="RAin Anja Nöth" w:date="2026-09-21T18:16:00Z" w:initials="AN">
    <w:p w14:paraId="32838FE1" w14:textId="77777777" w:rsidR="00413383" w:rsidRDefault="00413383" w:rsidP="00413383">
      <w:pPr>
        <w:pStyle w:val="KommentartextZchn"/>
      </w:pPr>
      <w:r>
        <w:rPr>
          <w:rStyle w:val="Kommentartext"/>
        </w:rPr>
        <w:annotationRef/>
      </w:r>
      <w:r>
        <w:t>Bitte erläutern</w:t>
      </w:r>
    </w:p>
  </w:comment>
  <w:comment w:id="408" w:author="Eckhard Ortwein" w:date="2026-09-27T21:24:00Z" w:initials="EO">
    <w:p w14:paraId="6897B023" w14:textId="0F16E130" w:rsidR="0083665F" w:rsidRDefault="0083665F">
      <w:pPr>
        <w:pStyle w:val="Kommentartext"/>
      </w:pPr>
      <w:r>
        <w:rPr>
          <w:rStyle w:val="Kommentarzeichen"/>
        </w:rPr>
        <w:annotationRef/>
      </w:r>
      <w:r>
        <w:t>Nach Vertragsende kann STP 90 Tage lang seine Case-Daten und die gelieferten Dokumente abrufen und exportieren; danach schulden wir keinen Abruf mehr. Das ist in Ziff. 14.3 jetzt klarer formuliert.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42168A" w15:done="0"/>
  <w15:commentEx w15:paraId="6CB0A025" w15:done="0"/>
  <w15:commentEx w15:paraId="3665CFAB" w15:paraIdParent="6CB0A025" w15:done="0"/>
  <w15:commentEx w15:paraId="0809237C" w15:done="0"/>
  <w15:commentEx w15:paraId="1865FB9D" w15:paraIdParent="0809237C" w15:done="0"/>
  <w15:commentEx w15:paraId="353A1A8E" w15:done="0"/>
  <w15:commentEx w15:paraId="06B2B9FC" w15:paraIdParent="353A1A8E" w15:done="0"/>
  <w15:commentEx w15:paraId="1A738A63" w15:done="0"/>
  <w15:commentEx w15:paraId="4C3205C9" w15:paraIdParent="1A738A63" w15:done="0"/>
  <w15:commentEx w15:paraId="17BE8A11" w15:done="0"/>
  <w15:commentEx w15:paraId="4B5F0493" w15:paraIdParent="17BE8A11" w15:done="0"/>
  <w15:commentEx w15:paraId="2DFD9427" w15:done="0"/>
  <w15:commentEx w15:paraId="2B2FB15D" w15:paraIdParent="2DFD9427" w15:done="0"/>
  <w15:commentEx w15:paraId="6223972C" w15:done="0"/>
  <w15:commentEx w15:paraId="16632F6D" w15:paraIdParent="6223972C" w15:done="0"/>
  <w15:commentEx w15:paraId="57047C0F" w15:done="0"/>
  <w15:commentEx w15:paraId="0A3D5C84" w15:paraIdParent="57047C0F" w15:done="0"/>
  <w15:commentEx w15:paraId="6018DE56" w15:done="0"/>
  <w15:commentEx w15:paraId="7120BF4C" w15:paraIdParent="6018DE56" w15:done="0"/>
  <w15:commentEx w15:paraId="3E784357" w15:done="0"/>
  <w15:commentEx w15:paraId="4648F3E3" w15:paraIdParent="3E784357" w15:done="0"/>
  <w15:commentEx w15:paraId="2C354CD9" w15:done="0"/>
  <w15:commentEx w15:paraId="2341CC94" w15:paraIdParent="2C354CD9" w15:done="0"/>
  <w15:commentEx w15:paraId="3E8CA720" w15:done="0"/>
  <w15:commentEx w15:paraId="647A40DE" w15:paraIdParent="3E8CA720" w15:done="0"/>
  <w15:commentEx w15:paraId="763B264E" w15:done="0"/>
  <w15:commentEx w15:paraId="2F834278" w15:paraIdParent="763B264E" w15:done="0"/>
  <w15:commentEx w15:paraId="2E6F1BE1" w15:done="0"/>
  <w15:commentEx w15:paraId="04021728" w15:paraIdParent="2E6F1BE1" w15:done="0"/>
  <w15:commentEx w15:paraId="2925D007" w15:done="0"/>
  <w15:commentEx w15:paraId="69EAB1DF" w15:paraIdParent="2925D007" w15:done="0"/>
  <w15:commentEx w15:paraId="22AD12CE" w15:done="0"/>
  <w15:commentEx w15:paraId="29C88442" w15:paraIdParent="22AD12CE" w15:done="0"/>
  <w15:commentEx w15:paraId="4A9C6687" w15:done="0"/>
  <w15:commentEx w15:paraId="10508F74" w15:paraIdParent="4A9C6687" w15:done="0"/>
  <w15:commentEx w15:paraId="667E66C1" w15:done="0"/>
  <w15:commentEx w15:paraId="022FE475" w15:paraIdParent="667E66C1" w15:done="0"/>
  <w15:commentEx w15:paraId="3BF416F1" w15:done="0"/>
  <w15:commentEx w15:paraId="06B6F471" w15:paraIdParent="3BF416F1" w15:done="0"/>
  <w15:commentEx w15:paraId="684B9C5B" w15:done="0"/>
  <w15:commentEx w15:paraId="6BE0C0A1" w15:paraIdParent="684B9C5B" w15:done="0"/>
  <w15:commentEx w15:paraId="227107E0" w15:done="0"/>
  <w15:commentEx w15:paraId="5E1BFB7C" w15:paraIdParent="227107E0" w15:done="0"/>
  <w15:commentEx w15:paraId="32838FE1" w15:done="0"/>
  <w15:commentEx w15:paraId="6897B023" w15:paraIdParent="32838F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AC116" w16cex:dateUtc="2026-09-27T19:24:00Z"/>
  <w16cex:commentExtensible w16cex:durableId="51819D60" w16cex:dateUtc="2026-09-21T15:35:00Z"/>
  <w16cex:commentExtensible w16cex:durableId="4FC65057" w16cex:dateUtc="2026-09-27T19:24:00Z"/>
  <w16cex:commentExtensible w16cex:durableId="60FC7AFB" w16cex:dateUtc="2026-09-21T15:40:00Z"/>
  <w16cex:commentExtensible w16cex:durableId="2D9FD40A" w16cex:dateUtc="2026-09-27T19:24:00Z"/>
  <w16cex:commentExtensible w16cex:durableId="081D5282" w16cex:dateUtc="2026-09-21T15:36:00Z"/>
  <w16cex:commentExtensible w16cex:durableId="07D5CAA4" w16cex:dateUtc="2026-09-27T19:24:00Z"/>
  <w16cex:commentExtensible w16cex:durableId="48CD527A" w16cex:dateUtc="2026-09-21T15:37:00Z"/>
  <w16cex:commentExtensible w16cex:durableId="3CF4963A" w16cex:dateUtc="2026-09-27T19:24:00Z"/>
  <w16cex:commentExtensible w16cex:durableId="53A0C2CF" w16cex:dateUtc="2026-09-21T16:15:00Z"/>
  <w16cex:commentExtensible w16cex:durableId="5C942BE3" w16cex:dateUtc="2026-09-27T19:24:00Z"/>
  <w16cex:commentExtensible w16cex:durableId="0EA4A7FF" w16cex:dateUtc="2026-09-21T15:41:00Z"/>
  <w16cex:commentExtensible w16cex:durableId="50B3DEB9" w16cex:dateUtc="2026-09-27T19:24:00Z"/>
  <w16cex:commentExtensible w16cex:durableId="209DE343" w16cex:dateUtc="2026-09-21T15:42:00Z"/>
  <w16cex:commentExtensible w16cex:durableId="1D2936EA" w16cex:dateUtc="2026-09-27T19:24:00Z"/>
  <w16cex:commentExtensible w16cex:durableId="70F8D6E8" w16cex:dateUtc="2026-09-21T15:43:00Z"/>
  <w16cex:commentExtensible w16cex:durableId="3AA646DA" w16cex:dateUtc="2026-09-27T19:24:00Z"/>
  <w16cex:commentExtensible w16cex:durableId="1DF11046" w16cex:dateUtc="2026-09-21T15:47:00Z"/>
  <w16cex:commentExtensible w16cex:durableId="614E182C" w16cex:dateUtc="2026-09-27T19:24:00Z"/>
  <w16cex:commentExtensible w16cex:durableId="1552410B" w16cex:dateUtc="2026-09-21T15:48:00Z"/>
  <w16cex:commentExtensible w16cex:durableId="35BE90F7" w16cex:dateUtc="2026-09-27T19:24:00Z"/>
  <w16cex:commentExtensible w16cex:durableId="43F924B3" w16cex:dateUtc="2026-09-21T15:50:00Z"/>
  <w16cex:commentExtensible w16cex:durableId="1C266840" w16cex:dateUtc="2026-09-27T19:24:00Z"/>
  <w16cex:commentExtensible w16cex:durableId="4241999F" w16cex:dateUtc="2026-09-21T15:33:00Z"/>
  <w16cex:commentExtensible w16cex:durableId="5E5DC507" w16cex:dateUtc="2026-09-27T19:24:00Z"/>
  <w16cex:commentExtensible w16cex:durableId="064F68E8" w16cex:dateUtc="2026-09-21T15:55:00Z"/>
  <w16cex:commentExtensible w16cex:durableId="03D5EE8E" w16cex:dateUtc="2026-09-27T19:24:00Z"/>
  <w16cex:commentExtensible w16cex:durableId="39A5ACFE" w16cex:dateUtc="2026-09-21T15:59:00Z"/>
  <w16cex:commentExtensible w16cex:durableId="0019714C" w16cex:dateUtc="2026-09-27T19:24:00Z"/>
  <w16cex:commentExtensible w16cex:durableId="2584BFD9" w16cex:dateUtc="2026-09-21T16:03:00Z"/>
  <w16cex:commentExtensible w16cex:durableId="6A73FB98" w16cex:dateUtc="2026-09-27T19:24:00Z"/>
  <w16cex:commentExtensible w16cex:durableId="6ECECBFB" w16cex:dateUtc="2026-09-21T16:06:00Z"/>
  <w16cex:commentExtensible w16cex:durableId="2737DD65" w16cex:dateUtc="2026-09-27T19:24:00Z"/>
  <w16cex:commentExtensible w16cex:durableId="0538756F" w16cex:dateUtc="2026-09-21T16:07:00Z"/>
  <w16cex:commentExtensible w16cex:durableId="6E827ACB" w16cex:dateUtc="2026-09-27T19:24:00Z"/>
  <w16cex:commentExtensible w16cex:durableId="5DB4EDF5" w16cex:dateUtc="2026-09-21T16:08:00Z"/>
  <w16cex:commentExtensible w16cex:durableId="10EF67E4" w16cex:dateUtc="2026-09-27T19:24:00Z"/>
  <w16cex:commentExtensible w16cex:durableId="5AC72897" w16cex:dateUtc="2026-09-21T16:09:00Z"/>
  <w16cex:commentExtensible w16cex:durableId="4AD2E5FE" w16cex:dateUtc="2026-09-27T19:24:00Z"/>
  <w16cex:commentExtensible w16cex:durableId="589EE1C9" w16cex:dateUtc="2026-09-21T16:09:00Z"/>
  <w16cex:commentExtensible w16cex:durableId="73943CCC" w16cex:dateUtc="2026-09-27T19:24:00Z"/>
  <w16cex:commentExtensible w16cex:durableId="0FE938BC" w16cex:dateUtc="2026-09-21T16:12:00Z"/>
  <w16cex:commentExtensible w16cex:durableId="4DC34246" w16cex:dateUtc="2026-09-27T19:24:00Z"/>
  <w16cex:commentExtensible w16cex:durableId="0E60938E" w16cex:dateUtc="2026-09-21T16:16:00Z"/>
  <w16cex:commentExtensible w16cex:durableId="05BCC3FB" w16cex:dateUtc="2026-09-27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42168A" w16cid:durableId="0FDAC116"/>
  <w16cid:commentId w16cid:paraId="6CB0A025" w16cid:durableId="51819D60"/>
  <w16cid:commentId w16cid:paraId="3665CFAB" w16cid:durableId="4FC65057"/>
  <w16cid:commentId w16cid:paraId="0809237C" w16cid:durableId="60FC7AFB"/>
  <w16cid:commentId w16cid:paraId="1865FB9D" w16cid:durableId="2D9FD40A"/>
  <w16cid:commentId w16cid:paraId="353A1A8E" w16cid:durableId="081D5282"/>
  <w16cid:commentId w16cid:paraId="06B2B9FC" w16cid:durableId="07D5CAA4"/>
  <w16cid:commentId w16cid:paraId="1A738A63" w16cid:durableId="48CD527A"/>
  <w16cid:commentId w16cid:paraId="4C3205C9" w16cid:durableId="3CF4963A"/>
  <w16cid:commentId w16cid:paraId="17BE8A11" w16cid:durableId="53A0C2CF"/>
  <w16cid:commentId w16cid:paraId="4B5F0493" w16cid:durableId="5C942BE3"/>
  <w16cid:commentId w16cid:paraId="2DFD9427" w16cid:durableId="0EA4A7FF"/>
  <w16cid:commentId w16cid:paraId="2B2FB15D" w16cid:durableId="50B3DEB9"/>
  <w16cid:commentId w16cid:paraId="6223972C" w16cid:durableId="209DE343"/>
  <w16cid:commentId w16cid:paraId="16632F6D" w16cid:durableId="1D2936EA"/>
  <w16cid:commentId w16cid:paraId="57047C0F" w16cid:durableId="70F8D6E8"/>
  <w16cid:commentId w16cid:paraId="0A3D5C84" w16cid:durableId="3AA646DA"/>
  <w16cid:commentId w16cid:paraId="6018DE56" w16cid:durableId="1DF11046"/>
  <w16cid:commentId w16cid:paraId="7120BF4C" w16cid:durableId="614E182C"/>
  <w16cid:commentId w16cid:paraId="3E784357" w16cid:durableId="1552410B"/>
  <w16cid:commentId w16cid:paraId="4648F3E3" w16cid:durableId="35BE90F7"/>
  <w16cid:commentId w16cid:paraId="2C354CD9" w16cid:durableId="43F924B3"/>
  <w16cid:commentId w16cid:paraId="2341CC94" w16cid:durableId="1C266840"/>
  <w16cid:commentId w16cid:paraId="3E8CA720" w16cid:durableId="4241999F"/>
  <w16cid:commentId w16cid:paraId="647A40DE" w16cid:durableId="5E5DC507"/>
  <w16cid:commentId w16cid:paraId="763B264E" w16cid:durableId="064F68E8"/>
  <w16cid:commentId w16cid:paraId="2F834278" w16cid:durableId="03D5EE8E"/>
  <w16cid:commentId w16cid:paraId="2E6F1BE1" w16cid:durableId="39A5ACFE"/>
  <w16cid:commentId w16cid:paraId="04021728" w16cid:durableId="0019714C"/>
  <w16cid:commentId w16cid:paraId="2925D007" w16cid:durableId="2584BFD9"/>
  <w16cid:commentId w16cid:paraId="69EAB1DF" w16cid:durableId="6A73FB98"/>
  <w16cid:commentId w16cid:paraId="22AD12CE" w16cid:durableId="6ECECBFB"/>
  <w16cid:commentId w16cid:paraId="29C88442" w16cid:durableId="2737DD65"/>
  <w16cid:commentId w16cid:paraId="4A9C6687" w16cid:durableId="0538756F"/>
  <w16cid:commentId w16cid:paraId="10508F74" w16cid:durableId="6E827ACB"/>
  <w16cid:commentId w16cid:paraId="667E66C1" w16cid:durableId="5DB4EDF5"/>
  <w16cid:commentId w16cid:paraId="022FE475" w16cid:durableId="10EF67E4"/>
  <w16cid:commentId w16cid:paraId="3BF416F1" w16cid:durableId="5AC72897"/>
  <w16cid:commentId w16cid:paraId="06B6F471" w16cid:durableId="4AD2E5FE"/>
  <w16cid:commentId w16cid:paraId="684B9C5B" w16cid:durableId="589EE1C9"/>
  <w16cid:commentId w16cid:paraId="6BE0C0A1" w16cid:durableId="73943CCC"/>
  <w16cid:commentId w16cid:paraId="227107E0" w16cid:durableId="0FE938BC"/>
  <w16cid:commentId w16cid:paraId="5E1BFB7C" w16cid:durableId="4DC34246"/>
  <w16cid:commentId w16cid:paraId="32838FE1" w16cid:durableId="0E60938E"/>
  <w16cid:commentId w16cid:paraId="6897B023" w16cid:durableId="05BCC3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5FE2"/>
    <w:multiLevelType w:val="multilevel"/>
    <w:tmpl w:val="390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916E5"/>
    <w:multiLevelType w:val="multilevel"/>
    <w:tmpl w:val="01F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E7AEC"/>
    <w:multiLevelType w:val="multilevel"/>
    <w:tmpl w:val="16F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35D54"/>
    <w:multiLevelType w:val="multilevel"/>
    <w:tmpl w:val="3BAA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0471F"/>
    <w:multiLevelType w:val="multilevel"/>
    <w:tmpl w:val="261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D3188"/>
    <w:multiLevelType w:val="multilevel"/>
    <w:tmpl w:val="E640B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601983">
    <w:abstractNumId w:val="4"/>
  </w:num>
  <w:num w:numId="2" w16cid:durableId="122113735">
    <w:abstractNumId w:val="5"/>
  </w:num>
  <w:num w:numId="3" w16cid:durableId="1649430628">
    <w:abstractNumId w:val="2"/>
  </w:num>
  <w:num w:numId="4" w16cid:durableId="2141678696">
    <w:abstractNumId w:val="0"/>
  </w:num>
  <w:num w:numId="5" w16cid:durableId="1983121335">
    <w:abstractNumId w:val="1"/>
  </w:num>
  <w:num w:numId="6" w16cid:durableId="8533497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ckhard Ortwein">
    <w15:presenceInfo w15:providerId="None" w15:userId="Eckhard Ortwein"/>
  </w15:person>
  <w15:person w15:author="RAin Anja Nöth">
    <w15:presenceInfo w15:providerId="AD" w15:userId="S::noeth@acurisra.onmicrosoft.com::46055662-ad20-43ae-adee-6723872ee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trackRevisions/>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7D"/>
    <w:rsid w:val="00223A6C"/>
    <w:rsid w:val="0030057D"/>
    <w:rsid w:val="0040708E"/>
    <w:rsid w:val="00413383"/>
    <w:rsid w:val="004C30B2"/>
    <w:rsid w:val="005058C3"/>
    <w:rsid w:val="0052553D"/>
    <w:rsid w:val="00555154"/>
    <w:rsid w:val="007C410B"/>
    <w:rsid w:val="008028B7"/>
    <w:rsid w:val="0083665F"/>
    <w:rsid w:val="00894C73"/>
    <w:rsid w:val="00A31CFC"/>
    <w:rsid w:val="00A4197D"/>
    <w:rsid w:val="00B54679"/>
    <w:rsid w:val="00B95F03"/>
    <w:rsid w:val="00C12683"/>
    <w:rsid w:val="00DE1A3A"/>
    <w:rsid w:val="00E57509"/>
    <w:rsid w:val="00E63A7A"/>
    <w:rsid w:val="00EC74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CCD6D"/>
  <w15:chartTrackingRefBased/>
  <w15:docId w15:val="{E3313B8A-93EE-486D-9F91-1186A945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80"/>
      <w:outlineLvl w:val="0"/>
    </w:pPr>
    <w:rPr>
      <w:rFonts w:ascii="Calibri" w:hAnsi="Calibri" w:cs="Calibri"/>
      <w:b/>
      <w:bCs/>
      <w:color w:val="1A2340"/>
      <w:kern w:val="36"/>
      <w:sz w:val="38"/>
      <w:szCs w:val="38"/>
    </w:rPr>
  </w:style>
  <w:style w:type="paragraph" w:styleId="berschrift2">
    <w:name w:val="heading 2"/>
    <w:basedOn w:val="Standard"/>
    <w:link w:val="berschrift2Zchn"/>
    <w:uiPriority w:val="9"/>
    <w:qFormat/>
    <w:pPr>
      <w:pBdr>
        <w:bottom w:val="single" w:sz="8" w:space="2" w:color="6895FF"/>
      </w:pBdr>
      <w:spacing w:before="320" w:after="120"/>
      <w:outlineLvl w:val="1"/>
    </w:pPr>
    <w:rPr>
      <w:rFonts w:ascii="Calibri" w:hAnsi="Calibri" w:cs="Calibri"/>
      <w:b/>
      <w:bCs/>
      <w:color w:val="1A2340"/>
    </w:rPr>
  </w:style>
  <w:style w:type="paragraph" w:styleId="berschrift3">
    <w:name w:val="heading 3"/>
    <w:basedOn w:val="Standard"/>
    <w:link w:val="berschrift3Zchn"/>
    <w:uiPriority w:val="9"/>
    <w:qFormat/>
    <w:pPr>
      <w:spacing w:before="240" w:after="80"/>
      <w:outlineLvl w:val="2"/>
    </w:pPr>
    <w:rPr>
      <w:b/>
      <w:bCs/>
      <w:color w:val="1A2340"/>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Standard"/>
    <w:pPr>
      <w:spacing w:after="120"/>
    </w:pPr>
  </w:style>
  <w:style w:type="paragraph" w:styleId="StandardWeb">
    <w:name w:val="Normal (Web)"/>
    <w:basedOn w:val="Standard"/>
    <w:uiPriority w:val="99"/>
    <w:semiHidden/>
    <w:unhideWhenUsed/>
    <w:pPr>
      <w:spacing w:after="120"/>
    </w:pPr>
  </w:style>
  <w:style w:type="paragraph" w:customStyle="1" w:styleId="cl">
    <w:name w:val="cl"/>
    <w:basedOn w:val="Standard"/>
    <w:pPr>
      <w:spacing w:after="120"/>
    </w:pPr>
  </w:style>
  <w:style w:type="paragraph" w:customStyle="1" w:styleId="kicker">
    <w:name w:val="kicker"/>
    <w:basedOn w:val="Standard"/>
    <w:pPr>
      <w:spacing w:after="40"/>
    </w:pPr>
    <w:rPr>
      <w:color w:val="6895FF"/>
      <w:spacing w:val="20"/>
      <w:sz w:val="16"/>
      <w:szCs w:val="16"/>
    </w:rPr>
  </w:style>
  <w:style w:type="paragraph" w:customStyle="1" w:styleId="meta">
    <w:name w:val="meta"/>
    <w:basedOn w:val="Standard"/>
    <w:pPr>
      <w:spacing w:after="60"/>
    </w:pPr>
    <w:rPr>
      <w:color w:val="6B7280"/>
      <w:sz w:val="18"/>
      <w:szCs w:val="18"/>
    </w:rPr>
  </w:style>
  <w:style w:type="paragraph" w:customStyle="1" w:styleId="pagebreak">
    <w:name w:val="pagebreak"/>
    <w:basedOn w:val="Standard"/>
    <w:pPr>
      <w:pageBreakBefore/>
      <w:spacing w:after="80"/>
    </w:p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customStyle="1" w:styleId="chip">
    <w:name w:val="chip"/>
    <w:basedOn w:val="Absatz-Standardschriftart"/>
  </w:style>
  <w:style w:type="paragraph" w:customStyle="1" w:styleId="subnote">
    <w:name w:val="subnote"/>
    <w:basedOn w:val="Standard"/>
    <w:pPr>
      <w:spacing w:after="120"/>
    </w:pPr>
  </w:style>
  <w:style w:type="paragraph" w:styleId="Verzeichnis1">
    <w:name w:val="toc 1"/>
    <w:basedOn w:val="Standard"/>
    <w:next w:val="Standard"/>
    <w:autoRedefine/>
    <w:uiPriority w:val="39"/>
    <w:unhideWhenUsed/>
    <w:rsid w:val="004C30B2"/>
    <w:pPr>
      <w:spacing w:after="100"/>
    </w:pPr>
  </w:style>
  <w:style w:type="paragraph" w:styleId="Verzeichnis2">
    <w:name w:val="toc 2"/>
    <w:basedOn w:val="Standard"/>
    <w:next w:val="Standard"/>
    <w:autoRedefine/>
    <w:uiPriority w:val="39"/>
    <w:unhideWhenUsed/>
    <w:rsid w:val="004C30B2"/>
    <w:pPr>
      <w:spacing w:after="100"/>
      <w:ind w:left="240"/>
    </w:pPr>
  </w:style>
  <w:style w:type="paragraph" w:styleId="berarbeitung">
    <w:name w:val="Revision"/>
    <w:hidden/>
    <w:uiPriority w:val="99"/>
    <w:semiHidden/>
    <w:rsid w:val="004C30B2"/>
    <w:rPr>
      <w:rFonts w:eastAsiaTheme="minorEastAsia"/>
      <w:sz w:val="24"/>
      <w:szCs w:val="24"/>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rPr>
      <w:sz w:val="20"/>
      <w:szCs w:val="20"/>
    </w:rPr>
  </w:style>
  <w:style w:type="character" w:customStyle="1" w:styleId="KommentartextZchn">
    <w:name w:val="Kommentartext Zchn"/>
    <w:basedOn w:val="Absatz-Standardschriftart"/>
    <w:link w:val="Kommentartext"/>
    <w:uiPriority w:val="99"/>
    <w:rPr>
      <w:rFonts w:eastAsiaTheme="minorEastAsia"/>
    </w:rPr>
  </w:style>
  <w:style w:type="character" w:customStyle="1" w:styleId="status">
    <w:name w:val="status"/>
    <w:basedOn w:val="Absatz-Standardschriftart"/>
  </w:style>
  <w:style w:type="paragraph" w:styleId="Kommentarthema">
    <w:name w:val="annotation subject"/>
    <w:basedOn w:val="Kommentartext"/>
    <w:next w:val="Kommentartext"/>
    <w:link w:val="KommentarthemaZchn"/>
    <w:uiPriority w:val="99"/>
    <w:semiHidden/>
    <w:unhideWhenUsed/>
    <w:rsid w:val="0083665F"/>
    <w:rPr>
      <w:b/>
      <w:bCs/>
    </w:rPr>
  </w:style>
  <w:style w:type="character" w:customStyle="1" w:styleId="KommentarthemaZchn">
    <w:name w:val="Kommentarthema Zchn"/>
    <w:basedOn w:val="KommentartextZchn"/>
    <w:link w:val="Kommentarthema"/>
    <w:uiPriority w:val="99"/>
    <w:semiHidden/>
    <w:rsid w:val="0083665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923">
      <w:marLeft w:val="0"/>
      <w:marRight w:val="0"/>
      <w:marTop w:val="0"/>
      <w:marBottom w:val="0"/>
      <w:divBdr>
        <w:top w:val="none" w:sz="0" w:space="0" w:color="auto"/>
        <w:left w:val="none" w:sz="0" w:space="0" w:color="auto"/>
        <w:bottom w:val="none" w:sz="0" w:space="0" w:color="auto"/>
        <w:right w:val="none" w:sz="0" w:space="0" w:color="auto"/>
      </w:divBdr>
    </w:div>
    <w:div w:id="504325649">
      <w:marLeft w:val="0"/>
      <w:marRight w:val="0"/>
      <w:marTop w:val="0"/>
      <w:marBottom w:val="0"/>
      <w:divBdr>
        <w:top w:val="none" w:sz="0" w:space="0" w:color="auto"/>
        <w:left w:val="none" w:sz="0" w:space="0" w:color="auto"/>
        <w:bottom w:val="none" w:sz="0" w:space="0" w:color="auto"/>
        <w:right w:val="none" w:sz="0" w:space="0" w:color="auto"/>
      </w:divBdr>
    </w:div>
    <w:div w:id="856502831">
      <w:marLeft w:val="0"/>
      <w:marRight w:val="0"/>
      <w:marTop w:val="0"/>
      <w:marBottom w:val="0"/>
      <w:divBdr>
        <w:top w:val="none" w:sz="0" w:space="0" w:color="auto"/>
        <w:left w:val="none" w:sz="0" w:space="0" w:color="auto"/>
        <w:bottom w:val="none" w:sz="0" w:space="0" w:color="auto"/>
        <w:right w:val="none" w:sz="0" w:space="0" w:color="auto"/>
      </w:divBdr>
    </w:div>
    <w:div w:id="1029182272">
      <w:marLeft w:val="0"/>
      <w:marRight w:val="0"/>
      <w:marTop w:val="0"/>
      <w:marBottom w:val="0"/>
      <w:divBdr>
        <w:top w:val="none" w:sz="0" w:space="0" w:color="auto"/>
        <w:left w:val="none" w:sz="0" w:space="0" w:color="auto"/>
        <w:bottom w:val="none" w:sz="0" w:space="0" w:color="auto"/>
        <w:right w:val="none" w:sz="0" w:space="0" w:color="auto"/>
      </w:divBdr>
    </w:div>
    <w:div w:id="1112821039">
      <w:marLeft w:val="0"/>
      <w:marRight w:val="0"/>
      <w:marTop w:val="0"/>
      <w:marBottom w:val="0"/>
      <w:divBdr>
        <w:top w:val="none" w:sz="0" w:space="0" w:color="auto"/>
        <w:left w:val="none" w:sz="0" w:space="0" w:color="auto"/>
        <w:bottom w:val="none" w:sz="0" w:space="0" w:color="auto"/>
        <w:right w:val="none" w:sz="0" w:space="0" w:color="auto"/>
      </w:divBdr>
    </w:div>
    <w:div w:id="1359962946">
      <w:marLeft w:val="0"/>
      <w:marRight w:val="0"/>
      <w:marTop w:val="0"/>
      <w:marBottom w:val="0"/>
      <w:divBdr>
        <w:top w:val="none" w:sz="0" w:space="0" w:color="auto"/>
        <w:left w:val="none" w:sz="0" w:space="0" w:color="auto"/>
        <w:bottom w:val="none" w:sz="0" w:space="0" w:color="auto"/>
        <w:right w:val="none" w:sz="0" w:space="0" w:color="auto"/>
      </w:divBdr>
    </w:div>
    <w:div w:id="21170956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B608A-A175-435B-9BDC-4A8A485C4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6827</Words>
  <Characters>43016</Characters>
  <Application>Microsoft Office Word</Application>
  <DocSecurity>0</DocSecurity>
  <Lines>358</Lines>
  <Paragraphs>99</Paragraphs>
  <ScaleCrop>false</ScaleCrop>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Reseller Agreement</dc:title>
  <dc:subject/>
  <dc:creator>Eckhard Ortwein</dc:creator>
  <cp:keywords/>
  <dc:description/>
  <cp:lastModifiedBy>Eckhard Ortwein</cp:lastModifiedBy>
  <cp:revision>1</cp:revision>
  <dcterms:created xsi:type="dcterms:W3CDTF">2026-09-27T19:23:00Z</dcterms:created>
  <dcterms:modified xsi:type="dcterms:W3CDTF">2026-09-27T19:24:00Z</dcterms:modified>
</cp:coreProperties>
</file>